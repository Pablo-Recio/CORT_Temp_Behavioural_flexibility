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35C25" w14:textId="77777777" w:rsidR="008A72DD" w:rsidRDefault="00000000" w:rsidP="00AB0994">
      <w:pPr>
        <w:pStyle w:val="Heading2"/>
      </w:pPr>
      <w:bookmarkStart w:id="0" w:name="abstract"/>
      <w:r>
        <w:t>Abstract</w:t>
      </w:r>
    </w:p>
    <w:p w14:paraId="5CB2D793" w14:textId="601555DC" w:rsidR="008A72DD" w:rsidRDefault="00000000" w:rsidP="00AB0994">
      <w:pPr>
        <w:pStyle w:val="FirstParagraph"/>
      </w:pPr>
      <w:proofErr w:type="spellStart"/>
      <w:r>
        <w:t>Behavioural</w:t>
      </w:r>
      <w:proofErr w:type="spellEnd"/>
      <w:r>
        <w:t xml:space="preserve"> flexibility</w:t>
      </w:r>
      <w:r w:rsidR="009B5E12">
        <w:t xml:space="preserve">, the ability to adjust </w:t>
      </w:r>
      <w:proofErr w:type="spellStart"/>
      <w:r w:rsidR="009B5E12">
        <w:t>behaviour</w:t>
      </w:r>
      <w:proofErr w:type="spellEnd"/>
      <w:r w:rsidR="009B5E12">
        <w:t xml:space="preserve"> adaptively in response to internal or external changes,</w:t>
      </w:r>
      <w:r>
        <w:t xml:space="preserve"> is expected to be crucial for animals adapting to environmental </w:t>
      </w:r>
      <w:r w:rsidR="009B5E12">
        <w:t>fluctuations</w:t>
      </w:r>
      <w:r>
        <w:t xml:space="preserve">. However, the conditions experienced during early development can profoundly impact </w:t>
      </w:r>
      <w:proofErr w:type="spellStart"/>
      <w:r>
        <w:t>behavioural</w:t>
      </w:r>
      <w:proofErr w:type="spellEnd"/>
      <w:r>
        <w:t xml:space="preserve"> flexibility making it unclear how populations will respond to novel circumstances. Stressful situations faced by the parents can have a direct impact on</w:t>
      </w:r>
      <w:r w:rsidR="004444CC">
        <w:t xml:space="preserve"> offspring</w:t>
      </w:r>
      <w:r>
        <w:t xml:space="preserve"> cognition through the transmission of glucocorticoids - stress-related hormones that affect offspring cognition. At the same time, stressful conditions can influence parental </w:t>
      </w:r>
      <w:proofErr w:type="spellStart"/>
      <w:r>
        <w:t>behaviour</w:t>
      </w:r>
      <w:proofErr w:type="spellEnd"/>
      <w:r>
        <w:t xml:space="preserve"> during nesting and consequently the thermal developmental conditions </w:t>
      </w:r>
      <w:r w:rsidR="004444CC" w:rsidRPr="00933CE5">
        <w:t>offspring</w:t>
      </w:r>
      <w:r w:rsidR="004444CC" w:rsidDel="004444CC">
        <w:t xml:space="preserve"> </w:t>
      </w:r>
      <w:r>
        <w:t xml:space="preserve">experience. Here, we investigated the interactive effects of prenatal corticosterone (CORT) and temperature on </w:t>
      </w:r>
      <w:proofErr w:type="spellStart"/>
      <w:r>
        <w:t>behavioural</w:t>
      </w:r>
      <w:proofErr w:type="spellEnd"/>
      <w:r>
        <w:t xml:space="preserve"> flexibility in two lizard species, </w:t>
      </w:r>
      <w:proofErr w:type="spellStart"/>
      <w:r>
        <w:rPr>
          <w:i/>
          <w:iCs/>
        </w:rPr>
        <w:t>Lampropholis</w:t>
      </w:r>
      <w:proofErr w:type="spellEnd"/>
      <w:r>
        <w:rPr>
          <w:i/>
          <w:iCs/>
        </w:rPr>
        <w:t xml:space="preserve"> delicata</w:t>
      </w:r>
      <w:r>
        <w:t xml:space="preserve"> and </w:t>
      </w:r>
      <w:r>
        <w:rPr>
          <w:i/>
          <w:iCs/>
        </w:rPr>
        <w:t xml:space="preserve">L. </w:t>
      </w:r>
      <w:proofErr w:type="spellStart"/>
      <w:r>
        <w:rPr>
          <w:i/>
          <w:iCs/>
        </w:rPr>
        <w:t>guichenoti</w:t>
      </w:r>
      <w:proofErr w:type="spellEnd"/>
      <w:r>
        <w:t xml:space="preserve">. We manipulated prenatal CORT levels and incubation temperature in a 2x2 factorial design, and then assessed </w:t>
      </w:r>
      <w:proofErr w:type="spellStart"/>
      <w:r>
        <w:t>behavioural</w:t>
      </w:r>
      <w:proofErr w:type="spellEnd"/>
      <w:r>
        <w:t xml:space="preserve"> flexibility through a reversal learning task. We hypothesized prenatal </w:t>
      </w:r>
      <w:proofErr w:type="gramStart"/>
      <w:r>
        <w:t>CORT</w:t>
      </w:r>
      <w:proofErr w:type="gramEnd"/>
      <w:r>
        <w:t xml:space="preserve"> and cold temperatures </w:t>
      </w:r>
      <w:r w:rsidR="00A46AC9">
        <w:t xml:space="preserve">would </w:t>
      </w:r>
      <w:r>
        <w:t xml:space="preserve">impair performance in the reversal task. Given </w:t>
      </w:r>
      <w:r>
        <w:rPr>
          <w:i/>
          <w:iCs/>
        </w:rPr>
        <w:t>L. delicata</w:t>
      </w:r>
      <w:r>
        <w:t xml:space="preserve">’s success as an invasive species, we expected this species to behave more flexibly and be less affected by early environmental conditions. Contrary to our expectations, </w:t>
      </w:r>
      <w:proofErr w:type="spellStart"/>
      <w:r>
        <w:t>behavioural</w:t>
      </w:r>
      <w:proofErr w:type="spellEnd"/>
      <w:r>
        <w:t xml:space="preserve"> flexibility appears to be robust to prenatal temperature and CORT in both species. The lack of difference in reversal learning between </w:t>
      </w:r>
      <w:r>
        <w:rPr>
          <w:i/>
          <w:iCs/>
        </w:rPr>
        <w:t>L. delicata</w:t>
      </w:r>
      <w:r>
        <w:t xml:space="preserve"> and </w:t>
      </w:r>
      <w:r>
        <w:rPr>
          <w:i/>
          <w:iCs/>
        </w:rPr>
        <w:t xml:space="preserve">L. </w:t>
      </w:r>
      <w:proofErr w:type="spellStart"/>
      <w:r>
        <w:rPr>
          <w:i/>
          <w:iCs/>
        </w:rPr>
        <w:t>guichenoti</w:t>
      </w:r>
      <w:proofErr w:type="spellEnd"/>
      <w:r>
        <w:t xml:space="preserve"> suggests that novel environments are unlikely to influence flexible </w:t>
      </w:r>
      <w:proofErr w:type="spellStart"/>
      <w:r>
        <w:t>behavioural</w:t>
      </w:r>
      <w:proofErr w:type="spellEnd"/>
      <w:r>
        <w:t xml:space="preserve"> learning and that </w:t>
      </w:r>
      <w:proofErr w:type="spellStart"/>
      <w:r>
        <w:t>behavioural</w:t>
      </w:r>
      <w:proofErr w:type="spellEnd"/>
      <w:r>
        <w:t xml:space="preserve"> flexibility itself is unlikely to explain differences in invasion success between these species.</w:t>
      </w:r>
    </w:p>
    <w:p w14:paraId="5404FDF7" w14:textId="77777777" w:rsidR="008A72DD" w:rsidRDefault="00000000" w:rsidP="00AB0994">
      <w:pPr>
        <w:pStyle w:val="Heading2"/>
      </w:pPr>
      <w:bookmarkStart w:id="1" w:name="introduction"/>
      <w:bookmarkEnd w:id="0"/>
      <w:r>
        <w:t>Introduction</w:t>
      </w:r>
    </w:p>
    <w:p w14:paraId="5E8FC538" w14:textId="087FAD22" w:rsidR="008A72DD" w:rsidRDefault="00000000" w:rsidP="00AB0994">
      <w:pPr>
        <w:pStyle w:val="FirstParagraph"/>
      </w:pPr>
      <w:proofErr w:type="spellStart"/>
      <w:r>
        <w:t>Behavioural</w:t>
      </w:r>
      <w:proofErr w:type="spellEnd"/>
      <w:r>
        <w:t xml:space="preserve"> flexibility describes the ability of individuals to adjust </w:t>
      </w:r>
      <w:proofErr w:type="spellStart"/>
      <w:r>
        <w:t>behaviour</w:t>
      </w:r>
      <w:proofErr w:type="spellEnd"/>
      <w:r>
        <w:t xml:space="preserve"> adaptively in response to changes in the internal or external environment (</w:t>
      </w:r>
      <w:hyperlink w:anchor="ref-brown2010behavioral">
        <w:r>
          <w:rPr>
            <w:rStyle w:val="Hyperlink"/>
          </w:rPr>
          <w:t>Brown &amp; Tait, 2010</w:t>
        </w:r>
      </w:hyperlink>
      <w:r>
        <w:t xml:space="preserve">). It comprises a suite of </w:t>
      </w:r>
      <w:proofErr w:type="spellStart"/>
      <w:r>
        <w:t>behaviours</w:t>
      </w:r>
      <w:proofErr w:type="spellEnd"/>
      <w:r>
        <w:t xml:space="preserve">, including </w:t>
      </w:r>
      <w:r w:rsidR="009B5E12">
        <w:t xml:space="preserve">reversal learning, </w:t>
      </w:r>
      <w:r>
        <w:t>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proofErr w:type="spellStart"/>
        <w:r>
          <w:rPr>
            <w:rStyle w:val="Hyperlink"/>
          </w:rPr>
          <w:t>Szulkin</w:t>
        </w:r>
        <w:proofErr w:type="spellEnd"/>
        <w:r>
          <w:rPr>
            <w:rStyle w:val="Hyperlink"/>
          </w:rPr>
          <w:t xml:space="preserve"> et al., 2020</w:t>
        </w:r>
      </w:hyperlink>
      <w:r>
        <w:t xml:space="preserve">). Species with greater </w:t>
      </w:r>
      <w:proofErr w:type="spellStart"/>
      <w:r>
        <w:t>behavioural</w:t>
      </w:r>
      <w:proofErr w:type="spellEnd"/>
      <w:r>
        <w:t xml:space="preserve">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proofErr w:type="spellStart"/>
        <w:r>
          <w:rPr>
            <w:rStyle w:val="Hyperlink"/>
          </w:rPr>
          <w:t>Szulkin</w:t>
        </w:r>
        <w:proofErr w:type="spellEnd"/>
        <w:r>
          <w:rPr>
            <w:rStyle w:val="Hyperlink"/>
          </w:rPr>
          <w:t xml:space="preserve"> et al., 2020</w:t>
        </w:r>
      </w:hyperlink>
      <w:r>
        <w:t xml:space="preserve">; </w:t>
      </w:r>
      <w:hyperlink w:anchor="ref-wright2010behavioral">
        <w:r>
          <w:rPr>
            <w:rStyle w:val="Hyperlink"/>
          </w:rPr>
          <w:t>Wright et al., 2010</w:t>
        </w:r>
      </w:hyperlink>
      <w:r>
        <w:t>). For example,</w:t>
      </w:r>
      <w:r w:rsidR="00BA2043">
        <w:t xml:space="preserve"> successful</w:t>
      </w:r>
      <w:r>
        <w:t xml:space="preserve"> </w:t>
      </w:r>
      <w:proofErr w:type="spellStart"/>
      <w:r>
        <w:t>colonisation</w:t>
      </w:r>
      <w:proofErr w:type="spellEnd"/>
      <w:r>
        <w:t xml:space="preserve"> of new environments by birds is related to higher frequency of foraging innovations (</w:t>
      </w:r>
      <w:hyperlink w:anchor="ref-sol2000behavioural">
        <w:r>
          <w:rPr>
            <w:rStyle w:val="Hyperlink"/>
          </w:rPr>
          <w:t>Sol &amp; Lefebvre, 2000</w:t>
        </w:r>
      </w:hyperlink>
      <w:r>
        <w:t xml:space="preserve">). Although there is limited understanding of the physiological mechanisms involved in animals’ ability to behave flexibly, relative brain size has been shown to be a good predictor of </w:t>
      </w:r>
      <w:proofErr w:type="spellStart"/>
      <w:r>
        <w:t>behavioural</w:t>
      </w:r>
      <w:proofErr w:type="spellEnd"/>
      <w:r>
        <w:t xml:space="preserve">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This suggests that </w:t>
      </w:r>
      <w:proofErr w:type="spellStart"/>
      <w:r>
        <w:t>behavioural</w:t>
      </w:r>
      <w:proofErr w:type="spellEnd"/>
      <w:r>
        <w:t xml:space="preserve"> flexibility is likely to be underpinned by complex neural mechanisms, and that alterations in these mechanisms may impact animals’ ability to respond to novel situations. The brain is considered especially sensitive to environmental change during the early stages of development (</w:t>
      </w:r>
      <w:hyperlink w:anchor="ref-zhu_prenatal_2004">
        <w:r>
          <w:rPr>
            <w:rStyle w:val="Hyperlink"/>
          </w:rPr>
          <w:t>Zhu et al., 2004</w:t>
        </w:r>
      </w:hyperlink>
      <w:r>
        <w:t xml:space="preserve">), creating uncertainty about how the conditions faced during early life might impact </w:t>
      </w:r>
      <w:proofErr w:type="spellStart"/>
      <w:r>
        <w:t>behavioural</w:t>
      </w:r>
      <w:proofErr w:type="spellEnd"/>
      <w:r>
        <w:t xml:space="preserve"> flexibility.</w:t>
      </w:r>
    </w:p>
    <w:p w14:paraId="4C8DE30A" w14:textId="78B7AF3A" w:rsidR="008A72DD" w:rsidRDefault="00000000" w:rsidP="00AB0994">
      <w:pPr>
        <w:pStyle w:val="BodyText"/>
      </w:pPr>
      <w:r>
        <w:t>The conditions in which organisms develop can be altered by the circumstances faced by their parents. For instance, exposing three</w:t>
      </w:r>
      <w:r w:rsidR="004444CC">
        <w:t>-</w:t>
      </w:r>
      <w:r>
        <w:t>spine</w:t>
      </w:r>
      <w:r w:rsidR="004444CC">
        <w:t>d</w:t>
      </w:r>
      <w:r>
        <w:t xml:space="preserve"> stickleback</w:t>
      </w:r>
      <w:r w:rsidR="004444CC">
        <w:t xml:space="preserve"> (</w:t>
      </w:r>
      <w:proofErr w:type="spellStart"/>
      <w:r w:rsidR="004444CC" w:rsidRPr="00AB0994">
        <w:rPr>
          <w:i/>
          <w:iCs/>
        </w:rPr>
        <w:t>Gasterosteus</w:t>
      </w:r>
      <w:proofErr w:type="spellEnd"/>
      <w:r w:rsidR="004444CC" w:rsidRPr="00AB0994">
        <w:rPr>
          <w:i/>
          <w:iCs/>
        </w:rPr>
        <w:t xml:space="preserve"> aculeatus</w:t>
      </w:r>
      <w:r w:rsidR="004444CC">
        <w:t>)</w:t>
      </w:r>
      <w:r>
        <w:t xml:space="preserve"> females to a model predator during ovulation, affected their offspring’s </w:t>
      </w:r>
      <w:r w:rsidR="00A46AC9">
        <w:t>tendency</w:t>
      </w:r>
      <w:r>
        <w:t xml:space="preserve"> to use social cues (</w:t>
      </w:r>
      <w:hyperlink w:anchor="ref-feng2015effect">
        <w:r>
          <w:rPr>
            <w:rStyle w:val="Hyperlink"/>
          </w:rPr>
          <w:t>Feng et al., 2015</w:t>
        </w:r>
      </w:hyperlink>
      <w:r>
        <w:t xml:space="preserve">). Under stressful situations, animal sensory systems detect and transmit environmental signals to instigate adaptive physiological and </w:t>
      </w:r>
      <w:proofErr w:type="spellStart"/>
      <w:r>
        <w:t>behavioural</w:t>
      </w:r>
      <w:proofErr w:type="spellEnd"/>
      <w:r>
        <w:t xml:space="preserve"> adjustments – responses that are </w:t>
      </w:r>
      <w:r>
        <w:lastRenderedPageBreak/>
        <w:t>mediated by glucocorticoids (GCs) (</w:t>
      </w:r>
      <w:hyperlink w:anchor="ref-sapolsky_how_2000">
        <w:r>
          <w:rPr>
            <w:rStyle w:val="Hyperlink"/>
          </w:rPr>
          <w:t>Sapolsky et al., 2000</w:t>
        </w:r>
      </w:hyperlink>
      <w:r>
        <w:t xml:space="preserve">). </w:t>
      </w:r>
      <w:r w:rsidR="002407CD" w:rsidRPr="00933CE5">
        <w:t>G</w:t>
      </w:r>
      <w:r w:rsidR="002407CD">
        <w:t>C</w:t>
      </w:r>
      <w:r w:rsidR="002407CD" w:rsidRPr="00933CE5">
        <w:t>s can be transmitted directly from the parents to their offspring and influence development of the next generation but might also have transgenerational effects</w:t>
      </w:r>
      <w:r>
        <w:t xml:space="preserve"> (</w:t>
      </w:r>
      <w:proofErr w:type="spellStart"/>
      <w:r>
        <w:fldChar w:fldCharType="begin"/>
      </w:r>
      <w:r>
        <w:instrText>HYPERLINK \l "ref-Crino_2023" \h</w:instrText>
      </w:r>
      <w:r>
        <w:fldChar w:fldCharType="separate"/>
      </w:r>
      <w:r>
        <w:rPr>
          <w:rStyle w:val="Hyperlink"/>
        </w:rPr>
        <w:t>Crino</w:t>
      </w:r>
      <w:proofErr w:type="spellEnd"/>
      <w:r>
        <w:rPr>
          <w:rStyle w:val="Hyperlink"/>
        </w:rPr>
        <w:t xml:space="preserve"> et al., 2023</w:t>
      </w:r>
      <w:r>
        <w:rPr>
          <w:rStyle w:val="Hyperlink"/>
        </w:rPr>
        <w:fldChar w:fldCharType="end"/>
      </w:r>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xml:space="preserve">). </w:t>
      </w:r>
      <w:r w:rsidR="002407CD" w:rsidRPr="002407CD">
        <w:t xml:space="preserve">Animal responses to </w:t>
      </w:r>
      <w:r w:rsidR="002407CD">
        <w:t xml:space="preserve">abrupt </w:t>
      </w:r>
      <w:r w:rsidR="002407CD" w:rsidRPr="002407CD">
        <w:t xml:space="preserve">temperature changes are </w:t>
      </w:r>
      <w:r w:rsidR="002407CD">
        <w:t>mediated</w:t>
      </w:r>
      <w:r w:rsidR="002407CD" w:rsidRPr="002407CD">
        <w:t xml:space="preserve"> by GCs (</w:t>
      </w:r>
      <w:proofErr w:type="spellStart"/>
      <w:r w:rsidR="002407CD" w:rsidRPr="002407CD">
        <w:t>Crino</w:t>
      </w:r>
      <w:proofErr w:type="spellEnd"/>
      <w:r w:rsidR="002407CD" w:rsidRPr="002407CD">
        <w:t xml:space="preserve"> et al., 2023), which can influence</w:t>
      </w:r>
      <w:r w:rsidR="002407CD">
        <w:t xml:space="preserve"> </w:t>
      </w:r>
      <w:r w:rsidR="002407CD" w:rsidRPr="002407CD">
        <w:t>decision-making while nesting</w:t>
      </w:r>
      <w:r w:rsidR="002407CD">
        <w:t xml:space="preserve"> (</w:t>
      </w:r>
      <w:hyperlink w:anchor="ref-kolbe2002impact">
        <w:r w:rsidR="002407CD">
          <w:rPr>
            <w:rStyle w:val="Hyperlink"/>
          </w:rPr>
          <w:t>Kolbe &amp; Janzen, 2002</w:t>
        </w:r>
      </w:hyperlink>
      <w:r w:rsidR="002407CD">
        <w:t>)</w:t>
      </w:r>
      <w:r w:rsidR="002407CD" w:rsidRPr="002407CD">
        <w:t>. As a result, GCs transmission and early thermal environment are expected to interact and shape offspring traits.</w:t>
      </w:r>
      <w:r>
        <w:t xml:space="preserve"> Both GCs and temperature are known to exert potent effects on brain development (</w:t>
      </w:r>
      <w:hyperlink w:anchor="ref-amiel_effects_2017">
        <w:r>
          <w:rPr>
            <w:rStyle w:val="Hyperlink"/>
          </w:rPr>
          <w:t>Amiel et al., 2017</w:t>
        </w:r>
      </w:hyperlink>
      <w:r>
        <w:t xml:space="preserve">; </w:t>
      </w:r>
      <w:hyperlink w:anchor="ref-coomber_independent_1997">
        <w:proofErr w:type="spellStart"/>
        <w:r>
          <w:rPr>
            <w:rStyle w:val="Hyperlink"/>
          </w:rPr>
          <w:t>Coomber</w:t>
        </w:r>
        <w:proofErr w:type="spellEnd"/>
        <w:r>
          <w:rPr>
            <w:rStyle w:val="Hyperlink"/>
          </w:rPr>
          <w:t xml:space="preserve">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xml:space="preserve">), but little is known about how they may interact to affect </w:t>
      </w:r>
      <w:proofErr w:type="spellStart"/>
      <w:r>
        <w:t>behavioural</w:t>
      </w:r>
      <w:proofErr w:type="spellEnd"/>
      <w:r>
        <w:t xml:space="preserve"> flexibility. Since behaving flexibly is essential for </w:t>
      </w:r>
      <w:r w:rsidR="00A46AC9">
        <w:t xml:space="preserve">dealing with </w:t>
      </w:r>
      <w:r>
        <w:t xml:space="preserve">novel environments, </w:t>
      </w:r>
      <w:r w:rsidR="00A46AC9">
        <w:t xml:space="preserve">understanding how early developmental environments collectively impact cognition </w:t>
      </w:r>
      <w:r>
        <w:t xml:space="preserve">is crucial </w:t>
      </w:r>
      <w:r w:rsidR="00A46AC9">
        <w:t xml:space="preserve">for predicting the consequences of </w:t>
      </w:r>
      <w:r>
        <w:t>environmental change.</w:t>
      </w:r>
    </w:p>
    <w:p w14:paraId="0908578D" w14:textId="3AC32848" w:rsidR="00BA2043" w:rsidRPr="00AB0994" w:rsidRDefault="00000000" w:rsidP="00AB0994">
      <w:pPr>
        <w:pStyle w:val="FirstParagraph"/>
        <w:rPr>
          <w:lang w:val="en-AU"/>
        </w:rPr>
      </w:pPr>
      <w:r>
        <w:t>Here, we studied the effects of prenatal temperature and corticosterone (CORT) (the main GC in reptiles) (</w:t>
      </w:r>
      <w:proofErr w:type="spellStart"/>
      <w:r>
        <w:fldChar w:fldCharType="begin"/>
      </w:r>
      <w:r>
        <w:instrText>HYPERLINK \l "ref-Crino_2023" \h</w:instrText>
      </w:r>
      <w:r>
        <w:fldChar w:fldCharType="separate"/>
      </w:r>
      <w:r>
        <w:rPr>
          <w:rStyle w:val="Hyperlink"/>
        </w:rPr>
        <w:t>Crino</w:t>
      </w:r>
      <w:proofErr w:type="spellEnd"/>
      <w:r>
        <w:rPr>
          <w:rStyle w:val="Hyperlink"/>
        </w:rPr>
        <w:t xml:space="preserve"> et al., 2023</w:t>
      </w:r>
      <w:r>
        <w:rPr>
          <w:rStyle w:val="Hyperlink"/>
        </w:rPr>
        <w:fldChar w:fldCharType="end"/>
      </w:r>
      <w:r>
        <w:t xml:space="preserve">), on </w:t>
      </w:r>
      <w:proofErr w:type="spellStart"/>
      <w:r>
        <w:t>behavioural</w:t>
      </w:r>
      <w:proofErr w:type="spellEnd"/>
      <w:r>
        <w:t xml:space="preserve"> flexibility in two species of reptiles, the delicate skink (</w:t>
      </w:r>
      <w:proofErr w:type="spellStart"/>
      <w:r>
        <w:rPr>
          <w:i/>
          <w:iCs/>
        </w:rPr>
        <w:t>Lampropholis</w:t>
      </w:r>
      <w:proofErr w:type="spellEnd"/>
      <w:r>
        <w:rPr>
          <w:i/>
          <w:iCs/>
        </w:rPr>
        <w:t xml:space="preserve"> delicata</w:t>
      </w:r>
      <w:r>
        <w:t>) and the common garden skink (</w:t>
      </w:r>
      <w:r>
        <w:rPr>
          <w:i/>
          <w:iCs/>
        </w:rPr>
        <w:t xml:space="preserve">L. </w:t>
      </w:r>
      <w:proofErr w:type="spellStart"/>
      <w:r>
        <w:rPr>
          <w:i/>
          <w:iCs/>
        </w:rPr>
        <w:t>guichenoti</w:t>
      </w:r>
      <w:proofErr w:type="spellEnd"/>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proofErr w:type="spellStart"/>
      <w:r>
        <w:rPr>
          <w:i/>
          <w:iCs/>
        </w:rPr>
        <w:t>Lampropholis</w:t>
      </w:r>
      <w:proofErr w:type="spellEnd"/>
      <w:r>
        <w:rPr>
          <w:i/>
          <w:iCs/>
        </w:rPr>
        <w:t xml:space="preserve"> delicata</w:t>
      </w:r>
      <w:r>
        <w:t xml:space="preserve"> has been successful in </w:t>
      </w:r>
      <w:proofErr w:type="spellStart"/>
      <w:r>
        <w:t>colonising</w:t>
      </w:r>
      <w:proofErr w:type="spellEnd"/>
      <w:r>
        <w:t xml:space="preserve">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w:t>
      </w:r>
      <w:r w:rsidR="00BA2043" w:rsidRPr="00BA2043">
        <w:rPr>
          <w:lang w:val="en-AU"/>
        </w:rPr>
        <w:t xml:space="preserve">Previous studies exploring </w:t>
      </w:r>
      <w:r w:rsidR="00A46AC9" w:rsidRPr="00BA2043">
        <w:rPr>
          <w:lang w:val="en-AU"/>
        </w:rPr>
        <w:t>behavioural</w:t>
      </w:r>
      <w:r w:rsidR="00BA2043" w:rsidRPr="00BA2043">
        <w:rPr>
          <w:lang w:val="en-AU"/>
        </w:rPr>
        <w:t xml:space="preserve"> differences between the two species have found </w:t>
      </w:r>
      <w:r w:rsidR="00BA2043" w:rsidRPr="00BA2043">
        <w:rPr>
          <w:i/>
          <w:iCs/>
          <w:lang w:val="en-AU"/>
        </w:rPr>
        <w:t>L. delicata</w:t>
      </w:r>
      <w:r w:rsidR="00BA2043" w:rsidRPr="00BA2043">
        <w:rPr>
          <w:lang w:val="en-AU"/>
        </w:rPr>
        <w:t xml:space="preserve"> to be more exploratory than </w:t>
      </w:r>
      <w:r w:rsidR="00BA2043" w:rsidRPr="00BA2043">
        <w:rPr>
          <w:i/>
          <w:iCs/>
          <w:lang w:val="en-AU"/>
        </w:rPr>
        <w:t xml:space="preserve">L. </w:t>
      </w:r>
      <w:proofErr w:type="spellStart"/>
      <w:r w:rsidR="00BA2043" w:rsidRPr="00BA2043">
        <w:rPr>
          <w:i/>
          <w:iCs/>
          <w:lang w:val="en-AU"/>
        </w:rPr>
        <w:t>guichenoti</w:t>
      </w:r>
      <w:proofErr w:type="spellEnd"/>
      <w:r w:rsidR="00BA2043" w:rsidRPr="00BA2043">
        <w:rPr>
          <w:lang w:val="en-AU"/>
        </w:rPr>
        <w:t xml:space="preserve"> </w:t>
      </w:r>
      <w:r w:rsidR="00BA2043">
        <w:rPr>
          <w:lang w:val="en-AU"/>
        </w:rPr>
        <w:t>(Chapple et al., 2011)</w:t>
      </w:r>
      <w:r w:rsidR="00BA2043" w:rsidRPr="00BA2043">
        <w:rPr>
          <w:lang w:val="en-AU"/>
        </w:rPr>
        <w:t>, but no differences in learning were observed between the skinks in an associative learning task</w:t>
      </w:r>
      <w:r w:rsidR="00BA2043">
        <w:rPr>
          <w:lang w:val="en-AU"/>
        </w:rPr>
        <w:t xml:space="preserve"> (</w:t>
      </w:r>
      <w:proofErr w:type="spellStart"/>
      <w:r w:rsidR="00BA2043">
        <w:rPr>
          <w:lang w:val="en-AU"/>
        </w:rPr>
        <w:t>Bezzina</w:t>
      </w:r>
      <w:proofErr w:type="spellEnd"/>
      <w:r w:rsidR="00BA2043">
        <w:rPr>
          <w:lang w:val="en-AU"/>
        </w:rPr>
        <w:t xml:space="preserve"> et al., 2014)</w:t>
      </w:r>
      <w:r w:rsidR="00BA2043" w:rsidRPr="00BA2043">
        <w:rPr>
          <w:lang w:val="en-AU"/>
        </w:rPr>
        <w:t>. Disparities in behavioural flexibility may be driving the differences in invasion success between both skinks, a prediction supported in other invasive species</w:t>
      </w:r>
      <w:r>
        <w:t xml:space="preserve">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However, the relative impact of early environments on </w:t>
      </w:r>
      <w:proofErr w:type="spellStart"/>
      <w:r>
        <w:t>behavioural</w:t>
      </w:r>
      <w:proofErr w:type="spellEnd"/>
      <w:r>
        <w:t xml:space="preserve"> flexibility remains unexplored. Early environments are known to affect suites of morphological and </w:t>
      </w:r>
      <w:proofErr w:type="spellStart"/>
      <w:r>
        <w:t>behavioural</w:t>
      </w:r>
      <w:proofErr w:type="spellEnd"/>
      <w:r>
        <w:t xml:space="preserve">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w:t>
      </w:r>
      <w:r w:rsidR="00A46AC9">
        <w:t>.</w:t>
      </w:r>
      <w:r>
        <w:t xml:space="preserve"> We manipulated CORT and incubation temperature in both species and then subjected hatchlings to a reversal learning task. </w:t>
      </w:r>
      <w:r w:rsidR="00BA2043" w:rsidRPr="009B5E12">
        <w:t>Reversal learning</w:t>
      </w:r>
      <w:r w:rsidR="00A46AC9">
        <w:t xml:space="preserve"> is</w:t>
      </w:r>
      <w:r w:rsidR="00BA2043" w:rsidRPr="009B5E12">
        <w:t xml:space="preserve"> a widely employed tool to measure </w:t>
      </w:r>
      <w:proofErr w:type="spellStart"/>
      <w:r w:rsidR="00BA2043" w:rsidRPr="009B5E12">
        <w:t>behavio</w:t>
      </w:r>
      <w:r w:rsidR="0085717A">
        <w:t>u</w:t>
      </w:r>
      <w:r w:rsidR="00BA2043" w:rsidRPr="009B5E12">
        <w:t>ral</w:t>
      </w:r>
      <w:proofErr w:type="spellEnd"/>
      <w:r w:rsidR="00BA2043" w:rsidRPr="009B5E12">
        <w:t xml:space="preserve"> flexibility</w:t>
      </w:r>
      <w:r w:rsidR="00BA2043">
        <w:t xml:space="preserve"> (Gapp et al., 2014; Hurtubise &amp; Howland, 2017)</w:t>
      </w:r>
      <w:r w:rsidR="00BA2043" w:rsidRPr="009B5E12">
        <w:t xml:space="preserve">, as it assesses an individual's ability to </w:t>
      </w:r>
      <w:r w:rsidR="0085717A">
        <w:t>reverse a previously learn</w:t>
      </w:r>
      <w:r w:rsidR="00A46AC9">
        <w:t>t</w:t>
      </w:r>
      <w:r w:rsidR="00BA2043" w:rsidRPr="009B5E12">
        <w:t xml:space="preserve"> </w:t>
      </w:r>
      <w:proofErr w:type="spellStart"/>
      <w:r w:rsidR="00BA2043" w:rsidRPr="009B5E12">
        <w:t>behavio</w:t>
      </w:r>
      <w:r w:rsidR="0085717A">
        <w:t>u</w:t>
      </w:r>
      <w:r w:rsidR="00BA2043" w:rsidRPr="009B5E12">
        <w:t>r</w:t>
      </w:r>
      <w:proofErr w:type="spellEnd"/>
      <w:r w:rsidR="00BA2043" w:rsidRPr="009B5E12">
        <w:t xml:space="preserve"> providing researchers with a clear </w:t>
      </w:r>
      <w:r w:rsidR="00BA2043">
        <w:t>indicator of</w:t>
      </w:r>
      <w:r w:rsidR="00BA2043" w:rsidRPr="009B5E12">
        <w:t xml:space="preserve"> their ability to adjust to new conditions</w:t>
      </w:r>
      <w:r w:rsidR="00BA2043">
        <w:t xml:space="preserve"> </w:t>
      </w:r>
      <w:r w:rsidR="00BA2043" w:rsidRPr="009B5E12">
        <w:t>(Brown &amp; Tait, 2010</w:t>
      </w:r>
      <w:r w:rsidR="00BA2043">
        <w:t>)</w:t>
      </w:r>
      <w:r w:rsidR="00BA2043" w:rsidRPr="009B5E12">
        <w:t>.</w:t>
      </w:r>
    </w:p>
    <w:p w14:paraId="7A4BCD79" w14:textId="6BED1477" w:rsidR="008A72DD" w:rsidRDefault="00000000" w:rsidP="00AB0994">
      <w:pPr>
        <w:pStyle w:val="FirstParagraph"/>
      </w:pPr>
      <w:r>
        <w:t xml:space="preserve">We predicted that both cold incubation temperatures and CORT treatment will impair </w:t>
      </w:r>
      <w:proofErr w:type="spellStart"/>
      <w:r>
        <w:t>behavioural</w:t>
      </w:r>
      <w:proofErr w:type="spellEnd"/>
      <w:r>
        <w:t xml:space="preserve"> flexibility (</w:t>
      </w:r>
      <w:hyperlink w:anchor="ref-clark_colour_2014">
        <w:r>
          <w:rPr>
            <w:rStyle w:val="Hyperlink"/>
          </w:rPr>
          <w:t>Clark et al., 2014</w:t>
        </w:r>
      </w:hyperlink>
      <w:r>
        <w:t xml:space="preserve">; </w:t>
      </w:r>
      <w:hyperlink w:anchor="ref-lui2017chronic">
        <w:r>
          <w:rPr>
            <w:rStyle w:val="Hyperlink"/>
          </w:rPr>
          <w:t>Lui et al., 2017</w:t>
        </w:r>
      </w:hyperlink>
      <w:r>
        <w:t xml:space="preserve">), and the combination of both treatments to have the most detrimental effect on </w:t>
      </w:r>
      <w:proofErr w:type="spellStart"/>
      <w:r>
        <w:t>behavioural</w:t>
      </w:r>
      <w:proofErr w:type="spellEnd"/>
      <w:r>
        <w:t xml:space="preserve"> flexibility. Since invasive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 xml:space="preserve">L. </w:t>
      </w:r>
      <w:proofErr w:type="spellStart"/>
      <w:r>
        <w:rPr>
          <w:i/>
          <w:iCs/>
        </w:rPr>
        <w:t>guichenoti</w:t>
      </w:r>
      <w:proofErr w:type="spellEnd"/>
      <w:r>
        <w:t xml:space="preserve"> and that </w:t>
      </w:r>
      <w:proofErr w:type="spellStart"/>
      <w:r>
        <w:t>behavioural</w:t>
      </w:r>
      <w:proofErr w:type="spellEnd"/>
      <w:r>
        <w:t xml:space="preserve"> flexibility in </w:t>
      </w:r>
      <w:r>
        <w:rPr>
          <w:i/>
          <w:iCs/>
        </w:rPr>
        <w:t>L. delicata</w:t>
      </w:r>
      <w:r>
        <w:t xml:space="preserve"> will be more robust to early environmental conditions.</w:t>
      </w:r>
    </w:p>
    <w:p w14:paraId="491688CD" w14:textId="77777777" w:rsidR="008A72DD" w:rsidRDefault="00000000" w:rsidP="00AB0994">
      <w:pPr>
        <w:pStyle w:val="Heading2"/>
      </w:pPr>
      <w:bookmarkStart w:id="2" w:name="methods"/>
      <w:bookmarkEnd w:id="1"/>
      <w:r>
        <w:lastRenderedPageBreak/>
        <w:t>Methods</w:t>
      </w:r>
    </w:p>
    <w:p w14:paraId="008B0541" w14:textId="77777777" w:rsidR="008A72DD" w:rsidRDefault="00000000" w:rsidP="00AB0994">
      <w:pPr>
        <w:pStyle w:val="Heading4"/>
      </w:pPr>
      <w:bookmarkStart w:id="3" w:name="husbandry"/>
      <w:r>
        <w:t>Husbandry</w:t>
      </w:r>
    </w:p>
    <w:p w14:paraId="70554DDA" w14:textId="5F00CDC9" w:rsidR="008A72DD" w:rsidRDefault="00000000" w:rsidP="00AB0994">
      <w:pPr>
        <w:pStyle w:val="FirstParagraph"/>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 xml:space="preserve">L. </w:t>
      </w:r>
      <w:proofErr w:type="spellStart"/>
      <w:r>
        <w:rPr>
          <w:i/>
          <w:iCs/>
        </w:rPr>
        <w:t>guichenoti</w:t>
      </w:r>
      <w:proofErr w:type="spellEnd"/>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xml:space="preserve">)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w:t>
      </w:r>
      <w:r w:rsidR="004444CC">
        <w:t xml:space="preserve">the </w:t>
      </w:r>
      <w:r>
        <w:t>warm side of enclosures reached 32ºC.</w:t>
      </w:r>
    </w:p>
    <w:p w14:paraId="139889BA" w14:textId="6BBDC0AC" w:rsidR="008A72DD" w:rsidRDefault="00000000" w:rsidP="00AB0994">
      <w:pPr>
        <w:pStyle w:val="BodyText"/>
      </w:pPr>
      <w:r>
        <w:rPr>
          <w:i/>
          <w:iCs/>
        </w:rPr>
        <w:t>Eggs collection and incubation</w:t>
      </w:r>
      <w:r>
        <w:t xml:space="preserve"> – Between mid-October 2022 to the end of February 2023, we provided females with a place to lay eggs by means of small boxes (12.5 L x 8.3 W x 5 H cm) with moist vermiculite inside that were placed </w:t>
      </w:r>
      <w:r w:rsidR="002407CD">
        <w:t xml:space="preserve">on </w:t>
      </w:r>
      <w:r>
        <w:t xml:space="preserve">one </w:t>
      </w:r>
      <w:r w:rsidR="002407CD">
        <w:t xml:space="preserve">side </w:t>
      </w:r>
      <w:r>
        <w:t xml:space="preserve">of the communal enclosures (see above). We checked for the presence of eggs in the boxes three days a week. After collection, we measured the length and width of eggs with a digital caliper to the nearest 0.1 mm and weighed them with a digital scale ± 0.001g error (OHAUS, Model spx123). </w:t>
      </w:r>
      <w:ins w:id="4" w:author="Author">
        <w:r w:rsidR="00AB0994" w:rsidRPr="00E77937">
          <w:rPr>
            <w:color w:val="FF0000"/>
          </w:rPr>
          <w:t>We also assigned a unique number to the clutch and each egg</w:t>
        </w:r>
      </w:ins>
      <w:del w:id="5" w:author="Author">
        <w:r w:rsidR="002407CD" w:rsidRPr="002407CD" w:rsidDel="00AB0994">
          <w:delText>We also assigned identities to the clutch and each egg</w:delText>
        </w:r>
      </w:del>
      <w:r w:rsidR="002407CD" w:rsidRPr="002407CD">
        <w:t>.</w:t>
      </w:r>
      <w:r>
        <w:t xml:space="preserve">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5DE8683B" w14:textId="1A6EDCA0" w:rsidR="008A72DD" w:rsidRDefault="00000000" w:rsidP="00AB0994">
      <w:pPr>
        <w:pStyle w:val="BodyText"/>
      </w:pPr>
      <w:r w:rsidRPr="00AB0994">
        <w:rPr>
          <w:i/>
          <w:iCs/>
        </w:rPr>
        <w:t xml:space="preserve">Hatchlings </w:t>
      </w:r>
      <w:r>
        <w:t>–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w:t>
      </w:r>
      <w:r w:rsidR="002407CD">
        <w:t>, a shelter,</w:t>
      </w:r>
      <w:r>
        <w:t xml:space="preserve"> and a small water dish. During this period, they were sprayed with water every day and received 3-6 small </w:t>
      </w:r>
      <w:r w:rsidRPr="00AB0994">
        <w:rPr>
          <w:i/>
          <w:iCs/>
        </w:rPr>
        <w:t>A. domestica</w:t>
      </w:r>
      <w:r>
        <w:t xml:space="preserve"> crickets three times a week. All care otherwise followed similar protocols to adults (see above). Two weeks before starting the training phase (see below), lizards were moved to an experimental arena for </w:t>
      </w:r>
      <w:r w:rsidR="0092722A" w:rsidRPr="0092722A">
        <w:rPr>
          <w:lang w:val="en-AU"/>
        </w:rPr>
        <w:t>acclimatisation</w:t>
      </w:r>
      <w:r>
        <w:t xml:space="preserve">. The arenas were individual medium size (41 L x 29.7 W x 22 H cm) plastic containers with a shelter (9 L x 6 W x 1.5 H cm) on one of the </w:t>
      </w:r>
      <w:proofErr w:type="gramStart"/>
      <w:r>
        <w:t>side</w:t>
      </w:r>
      <w:proofErr w:type="gramEnd"/>
      <w:r>
        <w:t xml:space="preserve"> and a water dish on the other. These new enclosures were placed in two rooms across 7 different racks </w:t>
      </w:r>
      <w:r w:rsidR="004444CC">
        <w:t>that were monitored by</w:t>
      </w:r>
      <w:r>
        <w:t xml:space="preserve"> 7 different CCTV systems (device model DVR-HP210475) that allowed us to record their </w:t>
      </w:r>
      <w:proofErr w:type="spellStart"/>
      <w:r>
        <w:t>behaviour</w:t>
      </w:r>
      <w:proofErr w:type="spellEnd"/>
      <w:r>
        <w:t xml:space="preserve"> during the experiment (see details below). </w:t>
      </w:r>
      <w:r w:rsidR="002407CD" w:rsidRPr="002407CD">
        <w:t xml:space="preserve">Conditions in these rooms where identical to the </w:t>
      </w:r>
      <w:r w:rsidR="002407CD">
        <w:t>main</w:t>
      </w:r>
      <w:r w:rsidR="002407CD" w:rsidRPr="002407CD">
        <w:t xml:space="preserve"> room</w:t>
      </w:r>
      <w:r w:rsidR="002407CD">
        <w:t>, but t</w:t>
      </w:r>
      <w:r>
        <w:t xml:space="preserve">he number of lizards per species and treatment in each rack was counterbalanced to control for any effect of the room or the position of the lizard </w:t>
      </w:r>
      <w:r w:rsidR="004444CC">
        <w:t xml:space="preserve">on </w:t>
      </w:r>
      <w:r>
        <w:t xml:space="preserve">the rack. During </w:t>
      </w:r>
      <w:proofErr w:type="spellStart"/>
      <w:r>
        <w:t>acclimat</w:t>
      </w:r>
      <w:r w:rsidR="004444CC">
        <w:t>isa</w:t>
      </w:r>
      <w:r>
        <w:t>tion</w:t>
      </w:r>
      <w:proofErr w:type="spellEnd"/>
      <w:r>
        <w:t xml:space="preserve"> and throughout the experiment, lizards were fed with only one cricket per day dusted with calcium and multivitamin (see protocol below), and water was supplied ad libitum. We provided a temperature gradient by means of a heat cord and heat lamps in a 12 h light: 12 h dark cycle. The temperature of both rooms was set to between 22-24ºC.</w:t>
      </w:r>
    </w:p>
    <w:p w14:paraId="37F37A19" w14:textId="77777777" w:rsidR="008A72DD" w:rsidRDefault="00000000" w:rsidP="00AB0994">
      <w:pPr>
        <w:pStyle w:val="Heading4"/>
      </w:pPr>
      <w:bookmarkStart w:id="6" w:name="X5a274fa4cacecb585d7c5e60344fa6f16959ba1"/>
      <w:bookmarkEnd w:id="3"/>
      <w:r>
        <w:lastRenderedPageBreak/>
        <w:t>Manipulating Early Thermal and CORT Environments</w:t>
      </w:r>
    </w:p>
    <w:p w14:paraId="129FE2AF" w14:textId="43C49432" w:rsidR="008A72DD" w:rsidRDefault="00000000" w:rsidP="00AB0994">
      <w:pPr>
        <w:pStyle w:val="FirstParagraph"/>
        <w:rPr>
          <w:ins w:id="7" w:author="Author"/>
        </w:rPr>
      </w:pPr>
      <w:r>
        <w:t xml:space="preserve">To </w:t>
      </w:r>
      <w:r w:rsidR="004444CC" w:rsidRPr="004444CC">
        <w:rPr>
          <w:lang w:val="en-AU"/>
        </w:rPr>
        <w:t>empirically</w:t>
      </w:r>
      <w:r w:rsidR="004444CC">
        <w:rPr>
          <w:lang w:val="en-AU"/>
        </w:rPr>
        <w:t xml:space="preserve"> </w:t>
      </w:r>
      <w:r>
        <w:t>test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w:t>
      </w:r>
      <w:proofErr w:type="spellStart"/>
      <w:r>
        <w:t>pg</w:t>
      </w:r>
      <w:proofErr w:type="spellEnd"/>
      <w:r>
        <w:t xml:space="preserve"> CORT/mL; in the Control treatment eggs received an equal volume of the vehicle. </w:t>
      </w:r>
      <w:r w:rsidR="0085717A" w:rsidRPr="0085717A">
        <w:rPr>
          <w:lang w:val="en-AU"/>
        </w:rPr>
        <w:t xml:space="preserve">This method has been validated before in </w:t>
      </w:r>
      <w:r w:rsidR="0085717A" w:rsidRPr="00AB0994">
        <w:rPr>
          <w:i/>
          <w:iCs/>
          <w:lang w:val="en-AU"/>
        </w:rPr>
        <w:t>L. delicata</w:t>
      </w:r>
      <w:r w:rsidR="0085717A" w:rsidRPr="0085717A">
        <w:rPr>
          <w:lang w:val="en-AU"/>
        </w:rPr>
        <w:t xml:space="preserve"> </w:t>
      </w:r>
      <w:r w:rsidR="0085717A">
        <w:rPr>
          <w:lang w:val="en-AU"/>
        </w:rPr>
        <w:t>(</w:t>
      </w:r>
      <w:proofErr w:type="spellStart"/>
      <w:r w:rsidR="0085717A">
        <w:rPr>
          <w:lang w:val="en-AU"/>
        </w:rPr>
        <w:t>Crino</w:t>
      </w:r>
      <w:proofErr w:type="spellEnd"/>
      <w:r w:rsidR="0085717A">
        <w:rPr>
          <w:lang w:val="en-AU"/>
        </w:rPr>
        <w:t xml:space="preserve"> et al., 2024)</w:t>
      </w:r>
      <w:r w:rsidR="0085717A" w:rsidRPr="0085717A">
        <w:rPr>
          <w:lang w:val="en-AU"/>
        </w:rPr>
        <w:t>, increasing CORT concentration in egg</w:t>
      </w:r>
      <w:r w:rsidR="004971D4">
        <w:rPr>
          <w:lang w:val="en-AU"/>
        </w:rPr>
        <w:t>s</w:t>
      </w:r>
      <w:r w:rsidR="0085717A" w:rsidRPr="0085717A">
        <w:rPr>
          <w:lang w:val="en-AU"/>
        </w:rPr>
        <w:t xml:space="preserve"> </w:t>
      </w:r>
      <w:r w:rsidR="003C22FF">
        <w:rPr>
          <w:lang w:val="en-AU"/>
        </w:rPr>
        <w:t xml:space="preserve">by </w:t>
      </w:r>
      <w:r w:rsidR="0085717A" w:rsidRPr="0085717A">
        <w:rPr>
          <w:lang w:val="en-AU"/>
        </w:rPr>
        <w:t>approximately 2 standard deviations above the mean natural concentration.</w:t>
      </w:r>
      <w:r>
        <w:t xml:space="preserve"> </w:t>
      </w:r>
      <w:ins w:id="8" w:author="Author">
        <w:r w:rsidR="00AB0994">
          <w:t xml:space="preserve">After the hormone treatment, eggs were </w:t>
        </w:r>
      </w:ins>
      <w:del w:id="9" w:author="Author">
        <w:r w:rsidDel="00AB0994">
          <w:delText xml:space="preserve">Eggs were then </w:delText>
        </w:r>
      </w:del>
      <w:r>
        <w:t>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w:t>
      </w:r>
      <w:del w:id="10" w:author="Author">
        <w:r w:rsidDel="00AB0994">
          <w:delText xml:space="preserve"> The number of eggs per clutch assigned to each hormone and temperature treatment were counterbalanced in both species.</w:delText>
        </w:r>
      </w:del>
    </w:p>
    <w:p w14:paraId="3CAE7323" w14:textId="7E550933" w:rsidR="00AB0994" w:rsidRPr="00692CEF" w:rsidRDefault="00AB0994" w:rsidP="00692CEF">
      <w:pPr>
        <w:pStyle w:val="BodyText"/>
        <w:rPr>
          <w:rPrChange w:id="11" w:author="Author">
            <w:rPr>
              <w:lang w:val="en-AU"/>
            </w:rPr>
          </w:rPrChange>
        </w:rPr>
        <w:pPrChange w:id="12" w:author="Author">
          <w:pPr>
            <w:pStyle w:val="FirstParagraph"/>
          </w:pPr>
        </w:pPrChange>
      </w:pPr>
      <w:ins w:id="13" w:author="Author">
        <w:r>
          <w:t>We counterbalanced the number of eggs assigned to each hormone and temperature treatment using a partial split-clutch design. We assigned at least one egg per clutch to each treatment, and the remaining eggs were randomly assigned to one of the treatments. When the eggs per clutch was less than four eggs, we assigned each egg randomly to one of the treatments. The final total number of clutches per species is included in Results.</w:t>
        </w:r>
      </w:ins>
    </w:p>
    <w:p w14:paraId="1AC7FFA2" w14:textId="77777777" w:rsidR="008A72DD" w:rsidRDefault="00000000" w:rsidP="00AB0994">
      <w:pPr>
        <w:pStyle w:val="Heading4"/>
      </w:pPr>
      <w:bookmarkStart w:id="14" w:name="quantifying-behavioural-flexibility"/>
      <w:bookmarkEnd w:id="6"/>
      <w:r>
        <w:t xml:space="preserve">Quantifying </w:t>
      </w:r>
      <w:proofErr w:type="spellStart"/>
      <w:r>
        <w:t>Behavioural</w:t>
      </w:r>
      <w:proofErr w:type="spellEnd"/>
      <w:r>
        <w:t xml:space="preserve"> Flexibility</w:t>
      </w:r>
    </w:p>
    <w:p w14:paraId="05A6BC34" w14:textId="77777777" w:rsidR="008A72DD" w:rsidRDefault="00000000" w:rsidP="00AB0994">
      <w:pPr>
        <w:pStyle w:val="FirstParagraph"/>
      </w:pPr>
      <w:r>
        <w:t xml:space="preserve">The learning test was divided in three main phases: a habituation phase where lizards had to learn to eat a frozen-thawed cricket from white 3D-printed polylactic acid (PLA) ramps (9 L x 4 W x 5 H cm); a </w:t>
      </w:r>
      <w:proofErr w:type="spellStart"/>
      <w:r>
        <w:t>colour</w:t>
      </w:r>
      <w:proofErr w:type="spellEnd"/>
      <w:r>
        <w:t xml:space="preserve"> association task where lizards had to associate the food reward with one of two </w:t>
      </w:r>
      <w:proofErr w:type="spellStart"/>
      <w:r>
        <w:t>colours</w:t>
      </w:r>
      <w:proofErr w:type="spellEnd"/>
      <w:r>
        <w:t xml:space="preserve"> (red or blue) (</w:t>
      </w:r>
      <w:hyperlink w:anchor="fig-Methods">
        <w:r>
          <w:rPr>
            <w:rStyle w:val="Hyperlink"/>
          </w:rPr>
          <w:t>Fig. 1</w:t>
        </w:r>
      </w:hyperlink>
      <w:r>
        <w:t xml:space="preserve"> Associative task); and finally, to quantify </w:t>
      </w:r>
      <w:proofErr w:type="spellStart"/>
      <w:r>
        <w:t>behavioural</w:t>
      </w:r>
      <w:proofErr w:type="spellEnd"/>
      <w:r>
        <w:t xml:space="preserve"> flexibility, we reversed the previously trained </w:t>
      </w:r>
      <w:proofErr w:type="spellStart"/>
      <w:r>
        <w:t>colour</w:t>
      </w:r>
      <w:proofErr w:type="spellEnd"/>
      <w:r>
        <w:t xml:space="preserve"> (red or blue) so that the lizards needed to learn to associate the food with the opposite </w:t>
      </w:r>
      <w:proofErr w:type="spellStart"/>
      <w:r>
        <w:t>colour</w:t>
      </w:r>
      <w:proofErr w:type="spellEnd"/>
      <w:r>
        <w:t xml:space="preserve"> (</w:t>
      </w:r>
      <w:hyperlink w:anchor="fig-Methods">
        <w:r>
          <w:rPr>
            <w:rStyle w:val="Hyperlink"/>
          </w:rPr>
          <w:t>Fig. 1</w:t>
        </w:r>
      </w:hyperlink>
      <w:r>
        <w:t xml:space="preserve"> Reversal task).</w:t>
      </w:r>
    </w:p>
    <w:p w14:paraId="688EBBE7" w14:textId="77777777" w:rsidR="008A72DD" w:rsidRDefault="00000000" w:rsidP="00AB0994">
      <w:pPr>
        <w:pStyle w:val="BodyText"/>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w:t>
      </w:r>
      <w:proofErr w:type="spellStart"/>
      <w:r>
        <w:t>begining</w:t>
      </w:r>
      <w:proofErr w:type="spellEnd"/>
      <w:r>
        <w:t xml:space="preserve">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w:t>
      </w:r>
      <w:proofErr w:type="spellStart"/>
      <w:r>
        <w:t>aqcuisition</w:t>
      </w:r>
      <w:proofErr w:type="spellEnd"/>
      <w:r>
        <w:t xml:space="preserve"> criteria.</w:t>
      </w:r>
    </w:p>
    <w:p w14:paraId="46CB82C8" w14:textId="7C1F0ECC" w:rsidR="008A72DD" w:rsidRDefault="00000000" w:rsidP="00AB0994">
      <w:pPr>
        <w:pStyle w:val="BodyText"/>
      </w:pPr>
      <w:r>
        <w:t xml:space="preserve">In the </w:t>
      </w:r>
      <w:proofErr w:type="spellStart"/>
      <w:r>
        <w:t>colour</w:t>
      </w:r>
      <w:proofErr w:type="spellEnd"/>
      <w:r>
        <w:t xml:space="preserve">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w:t>
      </w:r>
      <w:proofErr w:type="spellStart"/>
      <w:r>
        <w:t>colour</w:t>
      </w:r>
      <w:proofErr w:type="spellEnd"/>
      <w:r>
        <w:t xml:space="preserve">. The </w:t>
      </w:r>
      <w:proofErr w:type="spellStart"/>
      <w:r>
        <w:t>colours</w:t>
      </w:r>
      <w:proofErr w:type="spellEnd"/>
      <w:r>
        <w:t xml:space="preserve"> of these ramps were green, red, and blue, as previous studies demonstrate that squamates can discriminate between these </w:t>
      </w:r>
      <w:proofErr w:type="spellStart"/>
      <w:r>
        <w:t>colours</w:t>
      </w:r>
      <w:proofErr w:type="spellEnd"/>
      <w:r>
        <w:t xml:space="preserve"> (</w:t>
      </w:r>
      <w:hyperlink w:anchor="ref-Baden_Osorio_2019_Vert_vision">
        <w:r>
          <w:rPr>
            <w:rStyle w:val="Hyperlink"/>
          </w:rPr>
          <w:t>Baden &amp; Osorio, 2019</w:t>
        </w:r>
      </w:hyperlink>
      <w:r>
        <w:t xml:space="preserve">). However, to control for potential </w:t>
      </w:r>
      <w:proofErr w:type="spellStart"/>
      <w:r>
        <w:t>colour</w:t>
      </w:r>
      <w:proofErr w:type="spellEnd"/>
      <w:r>
        <w:t xml:space="preserve">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t>
      </w:r>
      <w:r>
        <w:lastRenderedPageBreak/>
        <w:t xml:space="preserve">was only accessible </w:t>
      </w:r>
      <w:r w:rsidR="004444CC">
        <w:t>o</w:t>
      </w:r>
      <w:r>
        <w:t xml:space="preserve">n one ramp. The food reward was placed </w:t>
      </w:r>
      <w:r w:rsidR="004444CC">
        <w:t>o</w:t>
      </w:r>
      <w:r>
        <w:t xml:space="preserve">n all three ramps to avoid lizards using prey chemical cues that were released in the closed wells through a series of small holes on the top of the lids. In all trials, the position of the feeders was changed randomly to ensure subjects were using </w:t>
      </w:r>
      <w:proofErr w:type="spellStart"/>
      <w:r>
        <w:t>colour</w:t>
      </w:r>
      <w:proofErr w:type="spellEnd"/>
      <w:r>
        <w:t xml:space="preserve"> rather than spatial cues for the association. Lizards were tested in the association task once a day for 35 days and once a day for 40 days in the reversal.</w:t>
      </w:r>
    </w:p>
    <w:p w14:paraId="086501C9" w14:textId="546BFD56" w:rsidR="008A72DD" w:rsidDel="00AB0994" w:rsidRDefault="00000000" w:rsidP="00692CEF">
      <w:pPr>
        <w:pStyle w:val="BodyText"/>
        <w:rPr>
          <w:del w:id="15" w:author="Author"/>
        </w:rPr>
        <w:pPrChange w:id="16" w:author="Author">
          <w:pPr>
            <w:pStyle w:val="BodyText"/>
          </w:pPr>
        </w:pPrChange>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w:t>
      </w:r>
      <w:proofErr w:type="spellStart"/>
      <w:r>
        <w:t>colour</w:t>
      </w:r>
      <w:proofErr w:type="spellEnd"/>
      <w:r>
        <w:t xml:space="preserve">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w:t>
      </w:r>
      <w:proofErr w:type="spellStart"/>
      <w:r>
        <w:t>analysed</w:t>
      </w:r>
      <w:proofErr w:type="spellEnd"/>
      <w:r>
        <w:t xml:space="preserve"> the data of the reversal task as a measure of </w:t>
      </w:r>
      <w:proofErr w:type="spellStart"/>
      <w:r>
        <w:t>behavioural</w:t>
      </w:r>
      <w:proofErr w:type="spellEnd"/>
      <w:r>
        <w:t xml:space="preserve"> flexibility (</w:t>
      </w:r>
      <w:r>
        <w:fldChar w:fldCharType="begin"/>
      </w:r>
      <w:r>
        <w:instrText>HYPERLINK \l "ref-brown2010behavioral" \h</w:instrText>
      </w:r>
      <w:r>
        <w:fldChar w:fldCharType="separate"/>
      </w:r>
      <w:r>
        <w:rPr>
          <w:rStyle w:val="Hyperlink"/>
        </w:rPr>
        <w:t>Brown &amp; Tait, 2010</w:t>
      </w:r>
      <w:r>
        <w:rPr>
          <w:rStyle w:val="Hyperlink"/>
        </w:rPr>
        <w:fldChar w:fldCharType="end"/>
      </w:r>
      <w:r>
        <w:t>).</w:t>
      </w:r>
      <w:ins w:id="17" w:author="Author">
        <w:r w:rsidR="00AB0994" w:rsidDel="00AB0994">
          <w:t xml:space="preserve"> </w:t>
        </w:r>
      </w:ins>
    </w:p>
    <w:tbl>
      <w:tblPr>
        <w:tblStyle w:val="Table"/>
        <w:tblW w:w="5000" w:type="pct"/>
        <w:tblLook w:val="0000" w:firstRow="0" w:lastRow="0" w:firstColumn="0" w:lastColumn="0" w:noHBand="0" w:noVBand="0"/>
      </w:tblPr>
      <w:tblGrid>
        <w:gridCol w:w="9360"/>
      </w:tblGrid>
      <w:tr w:rsidR="008A72DD" w:rsidDel="00AB0994" w14:paraId="5AF5E515" w14:textId="6BEF3FB5">
        <w:trPr>
          <w:del w:id="18" w:author="Author"/>
        </w:trPr>
        <w:tc>
          <w:tcPr>
            <w:tcW w:w="0" w:type="auto"/>
          </w:tcPr>
          <w:p w14:paraId="2602284E" w14:textId="5505AA5F" w:rsidR="008A72DD" w:rsidDel="00AB0994" w:rsidRDefault="00000000" w:rsidP="00692CEF">
            <w:pPr>
              <w:pStyle w:val="BodyText"/>
              <w:rPr>
                <w:del w:id="19" w:author="Author"/>
              </w:rPr>
              <w:pPrChange w:id="20" w:author="Author">
                <w:pPr>
                  <w:jc w:val="center"/>
                </w:pPr>
              </w:pPrChange>
            </w:pPr>
            <w:bookmarkStart w:id="21" w:name="fig-Methods"/>
            <w:del w:id="22" w:author="Author">
              <w:r w:rsidDel="00AB0994">
                <w:rPr>
                  <w:noProof/>
                </w:rPr>
                <w:drawing>
                  <wp:inline distT="0" distB="0" distL="0" distR="0" wp14:anchorId="238D988F" wp14:editId="0A2265A4">
                    <wp:extent cx="5943600" cy="62971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del>
          </w:p>
          <w:p w14:paraId="3BD0F939" w14:textId="48A4C51D" w:rsidR="008A72DD" w:rsidDel="00AB0994" w:rsidRDefault="00000000" w:rsidP="00692CEF">
            <w:pPr>
              <w:pStyle w:val="BodyText"/>
              <w:rPr>
                <w:del w:id="23" w:author="Author"/>
              </w:rPr>
              <w:pPrChange w:id="24" w:author="Author">
                <w:pPr>
                  <w:pStyle w:val="ImageCaption"/>
                  <w:spacing w:before="200"/>
                </w:pPr>
              </w:pPrChange>
            </w:pPr>
            <w:del w:id="25" w:author="Author">
              <w:r w:rsidDel="00AB0994">
                <w:delTex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delText>
              </w:r>
            </w:del>
          </w:p>
        </w:tc>
        <w:bookmarkEnd w:id="21"/>
      </w:tr>
    </w:tbl>
    <w:p w14:paraId="26624D9E" w14:textId="77777777" w:rsidR="008A72DD" w:rsidRDefault="00000000" w:rsidP="00692CEF">
      <w:pPr>
        <w:pStyle w:val="BodyText"/>
        <w:pPrChange w:id="26" w:author="Author">
          <w:pPr>
            <w:pStyle w:val="Heading4"/>
          </w:pPr>
        </w:pPrChange>
      </w:pPr>
      <w:bookmarkStart w:id="27" w:name="statistical-analyses"/>
      <w:bookmarkEnd w:id="14"/>
      <w:r>
        <w:t>Statistical analyses</w:t>
      </w:r>
    </w:p>
    <w:p w14:paraId="47335796" w14:textId="77777777" w:rsidR="002407CD" w:rsidRPr="002407CD" w:rsidRDefault="00000000" w:rsidP="00AB0994">
      <w:pPr>
        <w:pStyle w:val="FirstParagraph"/>
        <w:rPr>
          <w:lang w:val="en-AU"/>
        </w:rPr>
      </w:pPr>
      <w:r>
        <w:t xml:space="preserve">We performed the analyses for each species separately. We fitted two different Bayesian multilevel models using the </w:t>
      </w:r>
      <w:proofErr w:type="spellStart"/>
      <w:r>
        <w:t>brm</w:t>
      </w:r>
      <w:proofErr w:type="spellEnd"/>
      <w:r>
        <w:t xml:space="preserve"> function from the </w:t>
      </w:r>
      <w:r>
        <w:rPr>
          <w:i/>
          <w:iCs/>
        </w:rPr>
        <w:t>brms</w:t>
      </w:r>
      <w:r>
        <w:t xml:space="preserve"> package (</w:t>
      </w:r>
      <w:proofErr w:type="spellStart"/>
      <w:r>
        <w:fldChar w:fldCharType="begin"/>
      </w:r>
      <w:r>
        <w:instrText>HYPERLINK \l "ref-burkner2017brms" \h</w:instrText>
      </w:r>
      <w:r>
        <w:fldChar w:fldCharType="separate"/>
      </w:r>
      <w:r>
        <w:rPr>
          <w:rStyle w:val="Hyperlink"/>
        </w:rPr>
        <w:t>Bürkner</w:t>
      </w:r>
      <w:proofErr w:type="spellEnd"/>
      <w:r>
        <w:rPr>
          <w:rStyle w:val="Hyperlink"/>
        </w:rPr>
        <w:t>, 2017</w:t>
      </w:r>
      <w:r>
        <w:rPr>
          <w:rStyle w:val="Hyperlink"/>
        </w:rPr>
        <w:fldChar w:fldCharType="end"/>
      </w:r>
      <w:r>
        <w:t>) using an R extension (version 2.8.2) (</w:t>
      </w:r>
      <w:hyperlink w:anchor="ref-R">
        <w:r>
          <w:rPr>
            <w:rStyle w:val="Hyperlink"/>
          </w:rPr>
          <w:t>R Core Team, 2021</w:t>
        </w:r>
      </w:hyperlink>
      <w:r>
        <w:t xml:space="preserve">). We ran four parallel MCMC chains of 3000 iterations for each model, with a warmup period of 1000 iterations. </w:t>
      </w:r>
    </w:p>
    <w:p w14:paraId="3E92AB76" w14:textId="06D4D889" w:rsidR="00AB0994" w:rsidRDefault="002407CD" w:rsidP="00AB0994">
      <w:pPr>
        <w:pStyle w:val="FirstParagraph"/>
        <w:rPr>
          <w:ins w:id="28" w:author="Author"/>
          <w:color w:val="000000" w:themeColor="text1"/>
        </w:rPr>
      </w:pPr>
      <w:r w:rsidRPr="002407CD">
        <w:rPr>
          <w:lang w:val="en-AU"/>
        </w:rPr>
        <w:t xml:space="preserve">We modelled correct choices [correct (1) or not (0)] as the response variable, and trial, hormone (CORT versus Control), incubation temperature (Cold versus Hot), </w:t>
      </w:r>
      <w:r w:rsidR="0085717A">
        <w:rPr>
          <w:lang w:val="en-AU"/>
        </w:rPr>
        <w:t>along with</w:t>
      </w:r>
      <w:r w:rsidRPr="002407CD">
        <w:rPr>
          <w:lang w:val="en-AU"/>
        </w:rPr>
        <w:t xml:space="preserve"> the three-way interaction between trial, hormone, and temperature.</w:t>
      </w:r>
      <w:r w:rsidR="0085717A" w:rsidRPr="0085717A">
        <w:rPr>
          <w:lang w:val="en-AU"/>
        </w:rPr>
        <w:t xml:space="preserve"> If early environments impact </w:t>
      </w:r>
      <w:proofErr w:type="gramStart"/>
      <w:r w:rsidR="0085717A" w:rsidRPr="0085717A">
        <w:rPr>
          <w:lang w:val="en-AU"/>
        </w:rPr>
        <w:t>learning</w:t>
      </w:r>
      <w:proofErr w:type="gramEnd"/>
      <w:r w:rsidR="0085717A" w:rsidRPr="0085717A">
        <w:rPr>
          <w:lang w:val="en-AU"/>
        </w:rPr>
        <w:t xml:space="preserve"> th</w:t>
      </w:r>
      <w:r w:rsidR="0085717A">
        <w:rPr>
          <w:lang w:val="en-AU"/>
        </w:rPr>
        <w:t>e</w:t>
      </w:r>
      <w:r w:rsidR="0085717A" w:rsidRPr="0085717A">
        <w:rPr>
          <w:lang w:val="en-AU"/>
        </w:rPr>
        <w:t>n we would predict that the rate of learning (i.e., trial slope) varies by treatment as captured by the interactions.</w:t>
      </w:r>
      <w:r>
        <w:t xml:space="preserve"> </w:t>
      </w:r>
      <w:r w:rsidRPr="002407CD">
        <w:t>The error structure was model</w:t>
      </w:r>
      <w:r w:rsidR="0085717A">
        <w:t>l</w:t>
      </w:r>
      <w:r w:rsidRPr="002407CD">
        <w:t xml:space="preserve">ed using a Bernoulli distribution with a logit link function (family = </w:t>
      </w:r>
      <w:proofErr w:type="gramStart"/>
      <w:r w:rsidRPr="002407CD">
        <w:t>Bernoulli(</w:t>
      </w:r>
      <w:proofErr w:type="gramEnd"/>
      <w:r w:rsidRPr="002407CD">
        <w:t xml:space="preserve">link = 'logit')). </w:t>
      </w:r>
      <w:r>
        <w:t xml:space="preserve">We included a random </w:t>
      </w:r>
      <w:r w:rsidRPr="00AB0994">
        <w:rPr>
          <w:color w:val="000000" w:themeColor="text1"/>
        </w:rPr>
        <w:t xml:space="preserve">intercept and slope (trial) for each lizard in our models. We also incorporated the clutch identity as a random factor. </w:t>
      </w:r>
      <w:r w:rsidR="0085717A" w:rsidRPr="00AB0994">
        <w:rPr>
          <w:i/>
          <w:iCs/>
          <w:color w:val="000000" w:themeColor="text1"/>
        </w:rPr>
        <w:t>L. delicata</w:t>
      </w:r>
      <w:r w:rsidR="0085717A" w:rsidRPr="00AB0994">
        <w:rPr>
          <w:color w:val="000000" w:themeColor="text1"/>
        </w:rPr>
        <w:t xml:space="preserve"> lays one clutch per year, while </w:t>
      </w:r>
      <w:r w:rsidR="0085717A" w:rsidRPr="00AB0994">
        <w:rPr>
          <w:i/>
          <w:iCs/>
          <w:color w:val="000000" w:themeColor="text1"/>
        </w:rPr>
        <w:t xml:space="preserve">L. </w:t>
      </w:r>
      <w:proofErr w:type="spellStart"/>
      <w:r w:rsidR="0085717A" w:rsidRPr="00AB0994">
        <w:rPr>
          <w:i/>
          <w:iCs/>
          <w:color w:val="000000" w:themeColor="text1"/>
        </w:rPr>
        <w:t>guichenoti</w:t>
      </w:r>
      <w:proofErr w:type="spellEnd"/>
      <w:r w:rsidR="0085717A" w:rsidRPr="00AB0994">
        <w:rPr>
          <w:color w:val="000000" w:themeColor="text1"/>
        </w:rPr>
        <w:t xml:space="preserve"> lays two (Chapple 2011, 2014). Since eggs were collected during half of the breeding season, clutches likely come from different mothers. Additionally, previous research has shown that clutches are generally sired by a single male, but sperm storage can occur (Kar et al. 2024). Given our partial split-clutch design, and the fact that maternal effects are expected to be stronger than paternal effects in these species, including the clutch as a random factor </w:t>
      </w:r>
      <w:r w:rsidR="003C22FF" w:rsidRPr="00AB0994">
        <w:rPr>
          <w:color w:val="000000" w:themeColor="text1"/>
        </w:rPr>
        <w:t>should</w:t>
      </w:r>
      <w:r w:rsidR="0085717A" w:rsidRPr="00AB0994">
        <w:rPr>
          <w:color w:val="000000" w:themeColor="text1"/>
        </w:rPr>
        <w:t xml:space="preserve"> account for the effects of parental </w:t>
      </w:r>
      <w:del w:id="29" w:author="Author">
        <w:r w:rsidR="0085717A" w:rsidRPr="00AB0994" w:rsidDel="00AB0994">
          <w:rPr>
            <w:color w:val="000000" w:themeColor="text1"/>
          </w:rPr>
          <w:delText>condition</w:delText>
        </w:r>
      </w:del>
      <w:ins w:id="30" w:author="Author">
        <w:r w:rsidR="00AB0994">
          <w:rPr>
            <w:color w:val="000000" w:themeColor="text1"/>
          </w:rPr>
          <w:t>identity</w:t>
        </w:r>
      </w:ins>
      <w:r w:rsidR="0085717A" w:rsidRPr="00AB0994">
        <w:rPr>
          <w:color w:val="000000" w:themeColor="text1"/>
        </w:rPr>
        <w:t>.</w:t>
      </w:r>
      <w:r w:rsidRPr="00AB0994">
        <w:rPr>
          <w:color w:val="000000" w:themeColor="text1"/>
        </w:rPr>
        <w:t xml:space="preserve"> </w:t>
      </w:r>
    </w:p>
    <w:p w14:paraId="24486AF6" w14:textId="6EF4C0BB" w:rsidR="008A72DD" w:rsidRPr="002407CD" w:rsidRDefault="002407CD" w:rsidP="00AB0994">
      <w:pPr>
        <w:pStyle w:val="FirstParagraph"/>
      </w:pPr>
      <w:r w:rsidRPr="00AB0994">
        <w:rPr>
          <w:color w:val="000000" w:themeColor="text1"/>
        </w:rPr>
        <w:t>Learning can also be age-dependent (see Noble et al. (</w:t>
      </w:r>
      <w:hyperlink w:anchor="ref-noble_age-dependent_2014">
        <w:r w:rsidRPr="00AB0994">
          <w:rPr>
            <w:rStyle w:val="Hyperlink"/>
            <w:color w:val="000000" w:themeColor="text1"/>
          </w:rPr>
          <w:t>2014</w:t>
        </w:r>
      </w:hyperlink>
      <w:r w:rsidRPr="00AB0994">
        <w:rPr>
          <w:color w:val="000000" w:themeColor="text1"/>
        </w:rPr>
        <w:t>)</w:t>
      </w:r>
      <w:proofErr w:type="gramStart"/>
      <w:r w:rsidRPr="00AB0994">
        <w:rPr>
          <w:color w:val="000000" w:themeColor="text1"/>
        </w:rPr>
        <w:t>), and</w:t>
      </w:r>
      <w:proofErr w:type="gramEnd"/>
      <w:r w:rsidRPr="00AB0994">
        <w:rPr>
          <w:color w:val="000000" w:themeColor="text1"/>
        </w:rPr>
        <w:t xml:space="preserve"> given that lizards incubated at </w:t>
      </w:r>
      <w:r>
        <w:t xml:space="preserve">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 xml:space="preserve">L. </w:t>
      </w:r>
      <w:proofErr w:type="spellStart"/>
      <w:r>
        <w:rPr>
          <w:i/>
          <w:iCs/>
        </w:rPr>
        <w:t>guichenoti</w:t>
      </w:r>
      <w:proofErr w:type="spellEnd"/>
      <w:r>
        <w:t xml:space="preserve">. However, when this variable was included in the </w:t>
      </w:r>
      <w:proofErr w:type="gramStart"/>
      <w:r>
        <w:t>models</w:t>
      </w:r>
      <w:proofErr w:type="gramEnd"/>
      <w:r>
        <w:t xml:space="preserve">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t>
      </w:r>
      <w:proofErr w:type="spellStart"/>
      <w:r w:rsidRPr="002407CD">
        <w:t>p</w:t>
      </w:r>
      <w:r w:rsidRPr="002407CD">
        <w:rPr>
          <w:vertAlign w:val="subscript"/>
        </w:rPr>
        <w:t>mcmc</w:t>
      </w:r>
      <w:proofErr w:type="spellEnd"/>
      <w:r w:rsidRPr="00AB0994">
        <w:t xml:space="preserve"> test</w:t>
      </w:r>
      <w:r>
        <w:rPr>
          <w:b/>
          <w:bCs/>
        </w:rPr>
        <w:t xml:space="preserve"> </w:t>
      </w:r>
      <w:r>
        <w:t xml:space="preserve">the hypothesis that </w:t>
      </w:r>
      <w:proofErr w:type="gramStart"/>
      <w:r>
        <w:t>slopes</w:t>
      </w:r>
      <w:proofErr w:type="gramEnd"/>
      <w:r>
        <w:t xml:space="preserve"> and slope contrasts are </w:t>
      </w:r>
      <w:r w:rsidR="004971D4">
        <w:t xml:space="preserve">different from </w:t>
      </w:r>
      <w:r>
        <w:t xml:space="preserve">zero. We considered </w:t>
      </w:r>
      <w:r w:rsidR="004A62BA">
        <w:t xml:space="preserve">an effect </w:t>
      </w:r>
      <w:r>
        <w:t>statistical</w:t>
      </w:r>
      <w:r w:rsidR="004A62BA">
        <w:t>ly</w:t>
      </w:r>
      <w:r>
        <w:t xml:space="preserve"> </w:t>
      </w:r>
      <w:r w:rsidR="004A62BA">
        <w:t xml:space="preserve">significant </w:t>
      </w:r>
      <w:r>
        <w:t xml:space="preserve">if </w:t>
      </w:r>
      <w:proofErr w:type="spellStart"/>
      <w:r>
        <w:t>p</w:t>
      </w:r>
      <w:r>
        <w:rPr>
          <w:vertAlign w:val="subscript"/>
        </w:rPr>
        <w:t>mcmc</w:t>
      </w:r>
      <w:proofErr w:type="spellEnd"/>
      <w:r>
        <w:t xml:space="preserve"> &lt; 0.05.</w:t>
      </w:r>
    </w:p>
    <w:p w14:paraId="093C1A90" w14:textId="77777777" w:rsidR="008A72DD" w:rsidRDefault="00000000" w:rsidP="00AB0994">
      <w:pPr>
        <w:pStyle w:val="Heading4"/>
      </w:pPr>
      <w:bookmarkStart w:id="31" w:name="ethical-note"/>
      <w:bookmarkEnd w:id="27"/>
      <w:r>
        <w:lastRenderedPageBreak/>
        <w:t>Ethical note</w:t>
      </w:r>
    </w:p>
    <w:p w14:paraId="7DB5FB2C" w14:textId="39D2625C" w:rsidR="002407CD" w:rsidRDefault="00000000" w:rsidP="00AB0994">
      <w:pPr>
        <w:pStyle w:val="FirstParagraph"/>
      </w:pPr>
      <w:r>
        <w:t>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w:t>
      </w:r>
      <w:del w:id="32" w:author="Author">
        <w:r w:rsidDel="00692CEF">
          <w:delText>e</w:delText>
        </w:r>
      </w:del>
      <w:r>
        <w:t>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w:t>
      </w:r>
      <w:r w:rsidR="00A45E95">
        <w:t>ent</w:t>
      </w:r>
      <w:r>
        <w:t xml:space="preserve"> biosafety protocols across the states prohibit this. It is also not possible to rehome such </w:t>
      </w:r>
      <w:proofErr w:type="gramStart"/>
      <w:r>
        <w:t>a large number of</w:t>
      </w:r>
      <w:proofErr w:type="gramEnd"/>
      <w:r>
        <w:t xml:space="preserve"> animals. </w:t>
      </w:r>
      <w:r w:rsidR="006869CB">
        <w:t>Therefore</w:t>
      </w:r>
      <w:r>
        <w:t xml:space="preserve">, upon completion of experimental trials, lizards were kept in their enclosure until they were humanely euthanized following approved procedures. To </w:t>
      </w:r>
      <w:proofErr w:type="spellStart"/>
      <w:r>
        <w:t>euthanise</w:t>
      </w:r>
      <w:proofErr w:type="spellEnd"/>
      <w:r>
        <w:t xml:space="preserve"> animals, we use an injection of sodium pentobarbital (i.e., </w:t>
      </w:r>
      <w:proofErr w:type="spellStart"/>
      <w:r>
        <w:t>Lethabarb</w:t>
      </w:r>
      <w:proofErr w:type="spellEnd"/>
      <w:r>
        <w:t xml:space="preserve">) (diluted 1:4 </w:t>
      </w:r>
      <w:proofErr w:type="gramStart"/>
      <w:r>
        <w:t>ringers</w:t>
      </w:r>
      <w:proofErr w:type="gramEnd"/>
      <w:r>
        <w:t xml:space="preserve"> solution) at 60-100mg/kg, injected </w:t>
      </w:r>
      <w:proofErr w:type="spellStart"/>
      <w:r>
        <w:t>intrapleuroperitoneally</w:t>
      </w:r>
      <w:proofErr w:type="spellEnd"/>
      <w:r>
        <w:t>. We monitored the animals to ensure there was no irritation from the agent as indicated by distressed animals. Gently pinching the toes was used to confirm the absence of a response before the animal was disposed of.</w:t>
      </w:r>
      <w:r w:rsidR="002407CD">
        <w:t xml:space="preserve"> </w:t>
      </w:r>
    </w:p>
    <w:p w14:paraId="0A2AAC8F" w14:textId="79484A13" w:rsidR="002407CD" w:rsidRPr="002407CD" w:rsidRDefault="002407CD" w:rsidP="00AB0994">
      <w:pPr>
        <w:pStyle w:val="BodyText"/>
      </w:pPr>
      <w:r>
        <w:t xml:space="preserve">Crickets were maintained in big communal enclosures </w:t>
      </w:r>
      <w:r w:rsidR="0085717A">
        <w:t xml:space="preserve">(68.5 L x 49 W x 39 H cm) </w:t>
      </w:r>
      <w:r>
        <w:t xml:space="preserve">in the same room where the big colony is, and at the same temperature and light conditions. They were provided vegetables and water </w:t>
      </w:r>
      <w:r w:rsidRPr="00AB0994">
        <w:rPr>
          <w:i/>
          <w:iCs/>
        </w:rPr>
        <w:t>ad libitum</w:t>
      </w:r>
      <w:r>
        <w:t>, and they were given several egg carton shelters to refuge. All lizards were fed alive crickets except during the experiment, when we used crickets frozen at -21</w:t>
      </w:r>
      <w:r w:rsidRPr="002407CD">
        <w:t xml:space="preserve"> </w:t>
      </w:r>
      <w:r>
        <w:t>ºC for 24 hours.</w:t>
      </w:r>
    </w:p>
    <w:p w14:paraId="15656B35" w14:textId="77777777" w:rsidR="008A72DD" w:rsidRDefault="00000000" w:rsidP="00AB0994">
      <w:pPr>
        <w:pStyle w:val="Heading2"/>
      </w:pPr>
      <w:bookmarkStart w:id="33" w:name="results"/>
      <w:bookmarkEnd w:id="2"/>
      <w:bookmarkEnd w:id="31"/>
      <w:r>
        <w:t>Results</w:t>
      </w:r>
    </w:p>
    <w:p w14:paraId="47089E92" w14:textId="77777777" w:rsidR="00AB0994" w:rsidRDefault="00000000" w:rsidP="00AB0994">
      <w:pPr>
        <w:pStyle w:val="FirstParagraph"/>
        <w:rPr>
          <w:ins w:id="34" w:author="Author"/>
        </w:rPr>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w:t>
      </w:r>
      <w:ins w:id="35" w:author="Author">
        <w:r w:rsidR="00AB0994">
          <w:t xml:space="preserve">The final sample sizes per treatment and species are listed in </w:t>
        </w:r>
        <w:r w:rsidR="00AB0994">
          <w:fldChar w:fldCharType="begin"/>
        </w:r>
        <w:r w:rsidR="00AB0994">
          <w:instrText>HYPERLINK \l "fig-results" \h</w:instrText>
        </w:r>
        <w:r w:rsidR="00AB0994">
          <w:fldChar w:fldCharType="separate"/>
        </w:r>
        <w:r w:rsidR="00AB0994">
          <w:rPr>
            <w:rStyle w:val="Hyperlink"/>
          </w:rPr>
          <w:t>Fig. 2</w:t>
        </w:r>
        <w:r w:rsidR="00AB0994">
          <w:rPr>
            <w:rStyle w:val="Hyperlink"/>
          </w:rPr>
          <w:fldChar w:fldCharType="end"/>
        </w:r>
        <w:r w:rsidR="00AB0994">
          <w:t xml:space="preserve">. These animals came from a total of 36 clutches in </w:t>
        </w:r>
        <w:r w:rsidR="00AB0994">
          <w:rPr>
            <w:i/>
            <w:iCs/>
          </w:rPr>
          <w:t>L. delicata</w:t>
        </w:r>
        <w:r w:rsidR="00AB0994">
          <w:t xml:space="preserve"> and 33 in </w:t>
        </w:r>
        <w:r w:rsidR="00AB0994">
          <w:rPr>
            <w:i/>
            <w:iCs/>
          </w:rPr>
          <w:t xml:space="preserve">L. </w:t>
        </w:r>
        <w:proofErr w:type="spellStart"/>
        <w:r w:rsidR="00AB0994">
          <w:rPr>
            <w:i/>
            <w:iCs/>
          </w:rPr>
          <w:t>guichenoti</w:t>
        </w:r>
        <w:proofErr w:type="spellEnd"/>
        <w:r w:rsidR="00AB0994">
          <w:t>.</w:t>
        </w:r>
      </w:ins>
    </w:p>
    <w:p w14:paraId="30B810D8" w14:textId="77777777" w:rsidR="00AB0994" w:rsidRDefault="00AB0994" w:rsidP="00AB0994">
      <w:pPr>
        <w:pStyle w:val="BodyText"/>
        <w:rPr>
          <w:ins w:id="36" w:author="Author"/>
        </w:rPr>
      </w:pPr>
      <w:ins w:id="37" w:author="Author">
        <w:r>
          <w:t>Both species learnt across all treatments (</w:t>
        </w:r>
        <w:r>
          <w:fldChar w:fldCharType="begin"/>
        </w:r>
        <w:r>
          <w:instrText>HYPERLINK \l "fig-results" \h</w:instrText>
        </w:r>
        <w:r>
          <w:fldChar w:fldCharType="separate"/>
        </w:r>
        <w:r>
          <w:rPr>
            <w:rStyle w:val="Hyperlink"/>
          </w:rPr>
          <w:t>Fig. 2</w:t>
        </w:r>
        <w:r>
          <w:rPr>
            <w:rStyle w:val="Hyperlink"/>
          </w:rPr>
          <w:fldChar w:fldCharType="end"/>
        </w:r>
        <w:r>
          <w:t xml:space="preserve"> B, D), but we did not find any difference between treatments or species in the rate of learning [mean slopes (denoted as β throughout) per treatment for both species provided in Table 1 in Supplementary Material]. For </w:t>
        </w:r>
        <w:r>
          <w:rPr>
            <w:i/>
            <w:iCs/>
          </w:rPr>
          <w:t>L. delicata</w:t>
        </w:r>
        <w:r>
          <w:t>, hormone treatment (β</w:t>
        </w:r>
        <w:r>
          <w:rPr>
            <w:vertAlign w:val="subscript"/>
          </w:rPr>
          <w:t>Control</w:t>
        </w:r>
        <w:r>
          <w:t xml:space="preserve"> - β</w:t>
        </w:r>
        <w:r>
          <w:rPr>
            <w:vertAlign w:val="subscript"/>
          </w:rPr>
          <w:t>CORT</w:t>
        </w:r>
        <w:r>
          <w:t xml:space="preserve"> = 0.005, 95% CI = [-0.034, 0.043], </w:t>
        </w:r>
        <w:proofErr w:type="spellStart"/>
        <w:r>
          <w:t>p</w:t>
        </w:r>
        <w:r>
          <w:rPr>
            <w:vertAlign w:val="subscript"/>
          </w:rPr>
          <w:t>mcmc</w:t>
        </w:r>
        <w:proofErr w:type="spellEnd"/>
        <w:r>
          <w:t xml:space="preserve"> = 0.873), incubation temperature (β</w:t>
        </w:r>
        <w:r>
          <w:rPr>
            <w:vertAlign w:val="subscript"/>
          </w:rPr>
          <w:t>Hot</w:t>
        </w:r>
        <w:r>
          <w:t xml:space="preserve"> - β</w:t>
        </w:r>
        <w:r>
          <w:rPr>
            <w:vertAlign w:val="subscript"/>
          </w:rPr>
          <w:t>Cold</w:t>
        </w:r>
        <w:r>
          <w:t xml:space="preserve"> = -0.001, 95% CI = [-0.039, 0.038], </w:t>
        </w:r>
        <w:proofErr w:type="spellStart"/>
        <w:r>
          <w:t>p</w:t>
        </w:r>
        <w:r>
          <w:rPr>
            <w:vertAlign w:val="subscript"/>
          </w:rPr>
          <w:t>mcmc</w:t>
        </w:r>
        <w:proofErr w:type="spellEnd"/>
        <w:r>
          <w:t xml:space="preserve"> = 0.989),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xml:space="preserve">)] = -0.034, 95%CI = [-0.070, 0.002], </w:t>
        </w:r>
        <w:proofErr w:type="spellStart"/>
        <w:r>
          <w:t>p</w:t>
        </w:r>
        <w:r>
          <w:rPr>
            <w:vertAlign w:val="subscript"/>
          </w:rPr>
          <w:t>mcmc</w:t>
        </w:r>
        <w:proofErr w:type="spellEnd"/>
        <w:r>
          <w:t xml:space="preserve"> = 0.062) did not affect learning (see </w:t>
        </w:r>
        <w:r>
          <w:fldChar w:fldCharType="begin"/>
        </w:r>
        <w:r>
          <w:instrText>HYPERLINK \l "fig-results" \h</w:instrText>
        </w:r>
        <w:r>
          <w:fldChar w:fldCharType="separate"/>
        </w:r>
        <w:r>
          <w:rPr>
            <w:rStyle w:val="Hyperlink"/>
          </w:rPr>
          <w:t>Fig. 2</w:t>
        </w:r>
        <w:r>
          <w:rPr>
            <w:rStyle w:val="Hyperlink"/>
          </w:rPr>
          <w:fldChar w:fldCharType="end"/>
        </w:r>
        <w:r>
          <w:t xml:space="preserve"> A, B). We similarly found no significant effects of hormone (β</w:t>
        </w:r>
        <w:r>
          <w:rPr>
            <w:vertAlign w:val="subscript"/>
          </w:rPr>
          <w:t>Control</w:t>
        </w:r>
        <w:r>
          <w:t xml:space="preserve"> - β</w:t>
        </w:r>
        <w:r>
          <w:rPr>
            <w:vertAlign w:val="subscript"/>
          </w:rPr>
          <w:t>CORT</w:t>
        </w:r>
        <w:r>
          <w:t xml:space="preserve"> = 0.005, 95% CI = [-0.034, 0.046], </w:t>
        </w:r>
        <w:proofErr w:type="spellStart"/>
        <w:r>
          <w:t>p</w:t>
        </w:r>
        <w:r>
          <w:rPr>
            <w:vertAlign w:val="subscript"/>
          </w:rPr>
          <w:t>mcmc</w:t>
        </w:r>
        <w:proofErr w:type="spellEnd"/>
        <w:r>
          <w:t xml:space="preserve"> = 0.810), incubation temperature (β</w:t>
        </w:r>
        <w:r>
          <w:rPr>
            <w:vertAlign w:val="subscript"/>
          </w:rPr>
          <w:t>Hot</w:t>
        </w:r>
        <w:r>
          <w:t xml:space="preserve"> - β</w:t>
        </w:r>
        <w:r>
          <w:rPr>
            <w:vertAlign w:val="subscript"/>
          </w:rPr>
          <w:t>Cold</w:t>
        </w:r>
        <w:r>
          <w:t xml:space="preserve"> = 0.009, 95% CI = [-0.033, 0.048], </w:t>
        </w:r>
        <w:proofErr w:type="spellStart"/>
        <w:r>
          <w:t>p</w:t>
        </w:r>
        <w:r>
          <w:rPr>
            <w:vertAlign w:val="subscript"/>
          </w:rPr>
          <w:t>mcmc</w:t>
        </w:r>
        <w:proofErr w:type="spellEnd"/>
        <w:r>
          <w:t xml:space="preserve"> = 0.629),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xml:space="preserve">)] = -0.016, 95%CI = [-0.069, 0.035], </w:t>
        </w:r>
        <w:proofErr w:type="spellStart"/>
        <w:r>
          <w:t>p</w:t>
        </w:r>
        <w:r>
          <w:rPr>
            <w:vertAlign w:val="subscript"/>
          </w:rPr>
          <w:t>mcmc</w:t>
        </w:r>
        <w:proofErr w:type="spellEnd"/>
        <w:r>
          <w:t xml:space="preserve"> = 0.529) on learning in </w:t>
        </w:r>
        <w:r>
          <w:rPr>
            <w:i/>
            <w:iCs/>
          </w:rPr>
          <w:t xml:space="preserve">L. </w:t>
        </w:r>
        <w:proofErr w:type="spellStart"/>
        <w:r>
          <w:rPr>
            <w:i/>
            <w:iCs/>
          </w:rPr>
          <w:t>guichenoti</w:t>
        </w:r>
        <w:proofErr w:type="spellEnd"/>
        <w:r>
          <w:t xml:space="preserve"> (see </w:t>
        </w:r>
        <w:r>
          <w:fldChar w:fldCharType="begin"/>
        </w:r>
        <w:r>
          <w:instrText>HYPERLINK \l "fig-results" \h</w:instrText>
        </w:r>
        <w:r>
          <w:fldChar w:fldCharType="separate"/>
        </w:r>
        <w:r>
          <w:rPr>
            <w:rStyle w:val="Hyperlink"/>
          </w:rPr>
          <w:t>Fig. 2</w:t>
        </w:r>
        <w:r>
          <w:rPr>
            <w:rStyle w:val="Hyperlink"/>
          </w:rPr>
          <w:fldChar w:fldCharType="end"/>
        </w:r>
        <w:r>
          <w:t xml:space="preserve"> C, D).</w:t>
        </w:r>
      </w:ins>
    </w:p>
    <w:tbl>
      <w:tblPr>
        <w:tblStyle w:val="Table"/>
        <w:tblW w:w="5000" w:type="pct"/>
        <w:tblLook w:val="0000" w:firstRow="0" w:lastRow="0" w:firstColumn="0" w:lastColumn="0" w:noHBand="0" w:noVBand="0"/>
      </w:tblPr>
      <w:tblGrid>
        <w:gridCol w:w="9360"/>
      </w:tblGrid>
      <w:tr w:rsidR="00AB0994" w14:paraId="44AEF5EF" w14:textId="77777777" w:rsidTr="00340B77">
        <w:trPr>
          <w:ins w:id="38" w:author="Author"/>
        </w:trPr>
        <w:tc>
          <w:tcPr>
            <w:tcW w:w="0" w:type="auto"/>
          </w:tcPr>
          <w:p w14:paraId="206B0517" w14:textId="77777777" w:rsidR="00AB0994" w:rsidRDefault="00AB0994" w:rsidP="00340B77">
            <w:pPr>
              <w:pStyle w:val="ImageCaption"/>
              <w:spacing w:before="200"/>
              <w:rPr>
                <w:ins w:id="39" w:author="Author"/>
              </w:rPr>
            </w:pPr>
          </w:p>
        </w:tc>
      </w:tr>
    </w:tbl>
    <w:p w14:paraId="071D9C9B" w14:textId="77777777" w:rsidR="00AB0994" w:rsidRDefault="00AB0994" w:rsidP="00AB0994">
      <w:pPr>
        <w:pStyle w:val="BodyText"/>
        <w:rPr>
          <w:ins w:id="40" w:author="Author"/>
        </w:rPr>
      </w:pPr>
      <w:ins w:id="41" w:author="Author">
        <w:r>
          <w:lastRenderedPageBreak/>
          <w:t xml:space="preserve">Finally, when all individuals from all the treatments were pooled together and species were compared, there were no significant differences in the estimated slopes (mean of learning slope in </w:t>
        </w:r>
        <w:r>
          <w:rPr>
            <w:i/>
            <w:iCs/>
          </w:rPr>
          <w:t>L. delicata</w:t>
        </w:r>
        <w:r>
          <w:t xml:space="preserve"> = 0.051, 95% CI = [0.027, 0.075]; mean learning of slope in </w:t>
        </w:r>
        <w:r>
          <w:rPr>
            <w:i/>
            <w:iCs/>
          </w:rPr>
          <w:t xml:space="preserve">L. </w:t>
        </w:r>
        <w:proofErr w:type="spellStart"/>
        <w:r>
          <w:rPr>
            <w:i/>
            <w:iCs/>
          </w:rPr>
          <w:t>guichenoti</w:t>
        </w:r>
        <w:proofErr w:type="spellEnd"/>
        <w:r>
          <w:t xml:space="preserve"> = 0.059, 95% CI = [0.030, 0.088]; β</w:t>
        </w:r>
        <w:r>
          <w:rPr>
            <w:i/>
            <w:iCs/>
            <w:vertAlign w:val="subscript"/>
          </w:rPr>
          <w:t>L. delicata</w:t>
        </w:r>
        <w:r>
          <w:t xml:space="preserve"> - β</w:t>
        </w:r>
        <w:r>
          <w:rPr>
            <w:i/>
            <w:iCs/>
            <w:vertAlign w:val="subscript"/>
          </w:rPr>
          <w:t xml:space="preserve">L. </w:t>
        </w:r>
        <w:proofErr w:type="spellStart"/>
        <w:r>
          <w:rPr>
            <w:i/>
            <w:iCs/>
            <w:vertAlign w:val="subscript"/>
          </w:rPr>
          <w:t>guichenoti</w:t>
        </w:r>
        <w:proofErr w:type="spellEnd"/>
        <w:r>
          <w:t xml:space="preserve"> = -0.008, 95% CI = [-0.043, 0.026], </w:t>
        </w:r>
        <w:proofErr w:type="spellStart"/>
        <w:r>
          <w:t>p</w:t>
        </w:r>
        <w:r>
          <w:rPr>
            <w:vertAlign w:val="subscript"/>
          </w:rPr>
          <w:t>mcmc</w:t>
        </w:r>
        <w:proofErr w:type="spellEnd"/>
        <w:r>
          <w:t xml:space="preserve"> = 0.636). Figures for both species with the raw data were included in the Supplementary Material.</w:t>
        </w:r>
      </w:ins>
    </w:p>
    <w:p w14:paraId="6ECE9EB4" w14:textId="160DA46D" w:rsidR="008A72DD" w:rsidDel="00AB0994" w:rsidRDefault="00000000" w:rsidP="00AB0994">
      <w:pPr>
        <w:pStyle w:val="FirstParagraph"/>
        <w:rPr>
          <w:del w:id="42" w:author="Author"/>
        </w:rPr>
      </w:pPr>
      <w:del w:id="43" w:author="Author">
        <w:r w:rsidDel="00AB0994">
          <w:delText xml:space="preserve">The final sample sizes per treatment and species are listed in </w:delText>
        </w:r>
        <w:r w:rsidDel="00AB0994">
          <w:fldChar w:fldCharType="begin"/>
        </w:r>
        <w:r w:rsidDel="00AB0994">
          <w:delInstrText>HYPERLINK \l "fig-results" \h</w:delInstrText>
        </w:r>
        <w:r w:rsidDel="00AB0994">
          <w:fldChar w:fldCharType="separate"/>
        </w:r>
        <w:r w:rsidDel="00AB0994">
          <w:rPr>
            <w:rStyle w:val="Hyperlink"/>
          </w:rPr>
          <w:delText>Fig. 2</w:delText>
        </w:r>
        <w:r w:rsidDel="00AB0994">
          <w:rPr>
            <w:rStyle w:val="Hyperlink"/>
          </w:rPr>
          <w:fldChar w:fldCharType="end"/>
        </w:r>
        <w:r w:rsidDel="00AB0994">
          <w:delText>.</w:delText>
        </w:r>
      </w:del>
    </w:p>
    <w:p w14:paraId="07AB400D" w14:textId="16F1CAC6" w:rsidR="008A72DD" w:rsidRPr="00AB0994" w:rsidDel="00AB0994" w:rsidRDefault="00000000" w:rsidP="00AB0994">
      <w:pPr>
        <w:pStyle w:val="FirstParagraph"/>
        <w:rPr>
          <w:del w:id="44" w:author="Author"/>
          <w:lang w:val="en-AU"/>
        </w:rPr>
      </w:pPr>
      <w:del w:id="45" w:author="Author">
        <w:r w:rsidDel="00AB0994">
          <w:delText>Both species learnt across all treatments (</w:delText>
        </w:r>
        <w:r w:rsidDel="00AB0994">
          <w:fldChar w:fldCharType="begin"/>
        </w:r>
        <w:r w:rsidDel="00AB0994">
          <w:delInstrText>HYPERLINK \l "fig-results" \h</w:delInstrText>
        </w:r>
        <w:r w:rsidDel="00AB0994">
          <w:fldChar w:fldCharType="separate"/>
        </w:r>
        <w:r w:rsidDel="00AB0994">
          <w:rPr>
            <w:rStyle w:val="Hyperlink"/>
          </w:rPr>
          <w:delText>Fig. 2</w:delText>
        </w:r>
        <w:r w:rsidDel="00AB0994">
          <w:rPr>
            <w:rStyle w:val="Hyperlink"/>
          </w:rPr>
          <w:fldChar w:fldCharType="end"/>
        </w:r>
        <w:r w:rsidDel="00AB0994">
          <w:delText xml:space="preserve"> B, D), but we did not find any difference between treatments or species in the rate of learning</w:delText>
        </w:r>
        <w:r w:rsidR="00A45E95" w:rsidDel="00AB0994">
          <w:delText xml:space="preserve"> </w:delText>
        </w:r>
        <w:r w:rsidR="00E07246" w:rsidDel="00AB0994">
          <w:delText>[</w:delText>
        </w:r>
        <w:r w:rsidR="00A45E95" w:rsidDel="00AB0994">
          <w:delText xml:space="preserve">mean slopes </w:delText>
        </w:r>
        <w:r w:rsidR="00E07246" w:rsidDel="00AB0994">
          <w:delText xml:space="preserve">(denoted as </w:delText>
        </w:r>
        <w:r w:rsidR="00E07246" w:rsidRPr="0085717A" w:rsidDel="00AB0994">
          <w:rPr>
            <w:lang w:val="en-AU"/>
          </w:rPr>
          <w:delText>β</w:delText>
        </w:r>
        <w:r w:rsidR="00E07246" w:rsidDel="00AB0994">
          <w:rPr>
            <w:lang w:val="en-AU"/>
          </w:rPr>
          <w:delText xml:space="preserve"> throughout) </w:delText>
        </w:r>
        <w:r w:rsidR="00A45E95" w:rsidDel="00AB0994">
          <w:delText xml:space="preserve">per treatment for both species </w:delText>
        </w:r>
        <w:r w:rsidR="008F001A" w:rsidDel="00AB0994">
          <w:delText xml:space="preserve">are </w:delText>
        </w:r>
        <w:r w:rsidR="00A45E95" w:rsidDel="00AB0994">
          <w:delText>provided in Table 2 in Supplementary Material</w:delText>
        </w:r>
        <w:r w:rsidR="00E07246" w:rsidDel="00AB0994">
          <w:delText>]</w:delText>
        </w:r>
        <w:r w:rsidDel="00AB0994">
          <w:delText xml:space="preserve">. For </w:delText>
        </w:r>
        <w:r w:rsidDel="00AB0994">
          <w:rPr>
            <w:i/>
            <w:iCs/>
          </w:rPr>
          <w:delText>L. delicata</w:delText>
        </w:r>
        <w:r w:rsidDel="00AB0994">
          <w:delText>, hormone treatment (</w:delText>
        </w:r>
        <w:r w:rsidR="0085717A" w:rsidRPr="0085717A" w:rsidDel="00AB0994">
          <w:rPr>
            <w:lang w:val="en-AU"/>
          </w:rPr>
          <w:delText>β</w:delText>
        </w:r>
        <w:r w:rsidRPr="00AB0994" w:rsidDel="00AB0994">
          <w:rPr>
            <w:vertAlign w:val="subscript"/>
          </w:rPr>
          <w:delText>Control</w:delText>
        </w:r>
        <w:r w:rsidDel="00AB0994">
          <w:delText xml:space="preserve"> - </w:delText>
        </w:r>
        <w:r w:rsidR="0085717A" w:rsidRPr="0085717A" w:rsidDel="00AB0994">
          <w:rPr>
            <w:lang w:val="en-AU"/>
          </w:rPr>
          <w:delText>β</w:delText>
        </w:r>
        <w:r w:rsidRPr="00AB0994" w:rsidDel="00AB0994">
          <w:rPr>
            <w:vertAlign w:val="subscript"/>
          </w:rPr>
          <w:delText>CORT</w:delText>
        </w:r>
        <w:r w:rsidDel="00AB0994">
          <w:delText xml:space="preserve"> = 0.005, p</w:delText>
        </w:r>
        <w:r w:rsidDel="00AB0994">
          <w:rPr>
            <w:vertAlign w:val="subscript"/>
          </w:rPr>
          <w:delText>mcmc</w:delText>
        </w:r>
        <w:r w:rsidDel="00AB0994">
          <w:delText xml:space="preserve"> = 0.873), incubation temperature (</w:delText>
        </w:r>
        <w:r w:rsidR="0085717A" w:rsidRPr="0085717A" w:rsidDel="00AB0994">
          <w:rPr>
            <w:lang w:val="en-AU"/>
          </w:rPr>
          <w:delText>β</w:delText>
        </w:r>
        <w:r w:rsidRPr="00AB0994" w:rsidDel="00AB0994">
          <w:rPr>
            <w:vertAlign w:val="subscript"/>
          </w:rPr>
          <w:delText>Hot</w:delText>
        </w:r>
        <w:r w:rsidDel="00AB0994">
          <w:delText xml:space="preserve"> -</w:delText>
        </w:r>
        <w:r w:rsidR="0085717A" w:rsidDel="00AB0994">
          <w:delText xml:space="preserve"> </w:delText>
        </w:r>
        <w:r w:rsidR="0085717A" w:rsidRPr="0085717A" w:rsidDel="00AB0994">
          <w:rPr>
            <w:lang w:val="en-AU"/>
          </w:rPr>
          <w:delText>β</w:delText>
        </w:r>
        <w:r w:rsidRPr="00AB0994" w:rsidDel="00AB0994">
          <w:rPr>
            <w:vertAlign w:val="subscript"/>
          </w:rPr>
          <w:delText>Cold</w:delText>
        </w:r>
        <w:r w:rsidDel="00AB0994">
          <w:delText xml:space="preserve"> = -0.001, p</w:delText>
        </w:r>
        <w:r w:rsidDel="00AB0994">
          <w:rPr>
            <w:vertAlign w:val="subscript"/>
          </w:rPr>
          <w:delText>mcmc</w:delText>
        </w:r>
        <w:r w:rsidDel="00AB0994">
          <w:delText xml:space="preserve"> = 0.989), or the interaction ([(</w:delText>
        </w:r>
        <w:r w:rsidR="0085717A" w:rsidRPr="0085717A" w:rsidDel="00AB0994">
          <w:rPr>
            <w:lang w:val="en-AU"/>
          </w:rPr>
          <w:delText>β</w:delText>
        </w:r>
        <w:r w:rsidRPr="00AB0994" w:rsidDel="00AB0994">
          <w:rPr>
            <w:vertAlign w:val="subscript"/>
          </w:rPr>
          <w:delText xml:space="preserve">Control-Hot </w:delText>
        </w:r>
        <w:r w:rsidDel="00AB0994">
          <w:delText xml:space="preserve">- </w:delText>
        </w:r>
        <w:r w:rsidR="0085717A" w:rsidRPr="0085717A" w:rsidDel="00AB0994">
          <w:rPr>
            <w:lang w:val="en-AU"/>
          </w:rPr>
          <w:delText>β</w:delText>
        </w:r>
        <w:r w:rsidRPr="00AB0994" w:rsidDel="00AB0994">
          <w:rPr>
            <w:vertAlign w:val="subscript"/>
          </w:rPr>
          <w:delText>CORT-Hot</w:delText>
        </w:r>
        <w:r w:rsidDel="00AB0994">
          <w:delText>) - (</w:delText>
        </w:r>
        <w:r w:rsidR="0085717A" w:rsidRPr="0085717A" w:rsidDel="00AB0994">
          <w:rPr>
            <w:lang w:val="en-AU"/>
          </w:rPr>
          <w:delText>β</w:delText>
        </w:r>
        <w:r w:rsidRPr="00AB0994" w:rsidDel="00AB0994">
          <w:rPr>
            <w:vertAlign w:val="subscript"/>
          </w:rPr>
          <w:delText xml:space="preserve">Control-Cold </w:delText>
        </w:r>
        <w:r w:rsidDel="00AB0994">
          <w:delText xml:space="preserve">- </w:delText>
        </w:r>
        <w:r w:rsidR="0085717A" w:rsidRPr="0085717A" w:rsidDel="00AB0994">
          <w:rPr>
            <w:lang w:val="en-AU"/>
          </w:rPr>
          <w:delText>β</w:delText>
        </w:r>
        <w:r w:rsidRPr="00AB0994" w:rsidDel="00AB0994">
          <w:rPr>
            <w:vertAlign w:val="subscript"/>
          </w:rPr>
          <w:delText>CORT-Cold</w:delText>
        </w:r>
        <w:r w:rsidDel="00AB0994">
          <w:delText>)] = -0.034, p</w:delText>
        </w:r>
        <w:r w:rsidDel="00AB0994">
          <w:rPr>
            <w:vertAlign w:val="subscript"/>
          </w:rPr>
          <w:delText>mcmc</w:delText>
        </w:r>
        <w:r w:rsidDel="00AB0994">
          <w:delText xml:space="preserve"> = 0.062) did not affect learning (see </w:delText>
        </w:r>
        <w:r w:rsidDel="00AB0994">
          <w:fldChar w:fldCharType="begin"/>
        </w:r>
        <w:r w:rsidDel="00AB0994">
          <w:delInstrText>HYPERLINK \l "fig-results" \h</w:delInstrText>
        </w:r>
        <w:r w:rsidDel="00AB0994">
          <w:fldChar w:fldCharType="separate"/>
        </w:r>
        <w:r w:rsidDel="00AB0994">
          <w:rPr>
            <w:rStyle w:val="Hyperlink"/>
          </w:rPr>
          <w:delText>Fig. 2</w:delText>
        </w:r>
        <w:r w:rsidDel="00AB0994">
          <w:rPr>
            <w:rStyle w:val="Hyperlink"/>
          </w:rPr>
          <w:fldChar w:fldCharType="end"/>
        </w:r>
        <w:r w:rsidDel="00AB0994">
          <w:delText xml:space="preserve"> A, B). We similarly found no significant effects of hormone (</w:delText>
        </w:r>
        <w:r w:rsidR="0085717A" w:rsidRPr="0085717A" w:rsidDel="00AB0994">
          <w:rPr>
            <w:lang w:val="en-AU"/>
          </w:rPr>
          <w:delText>β</w:delText>
        </w:r>
        <w:r w:rsidR="0085717A" w:rsidRPr="001B27B2" w:rsidDel="00AB0994">
          <w:rPr>
            <w:vertAlign w:val="subscript"/>
          </w:rPr>
          <w:delText>Control</w:delText>
        </w:r>
        <w:r w:rsidR="0085717A" w:rsidDel="00AB0994">
          <w:delText xml:space="preserve"> - </w:delText>
        </w:r>
        <w:r w:rsidR="0085717A" w:rsidRPr="0085717A" w:rsidDel="00AB0994">
          <w:rPr>
            <w:lang w:val="en-AU"/>
          </w:rPr>
          <w:delText>β</w:delText>
        </w:r>
        <w:r w:rsidR="0085717A" w:rsidRPr="001B27B2" w:rsidDel="00AB0994">
          <w:rPr>
            <w:vertAlign w:val="subscript"/>
          </w:rPr>
          <w:delText>CORT</w:delText>
        </w:r>
        <w:r w:rsidDel="00AB0994">
          <w:delText xml:space="preserve"> = 0.005, p</w:delText>
        </w:r>
        <w:r w:rsidDel="00AB0994">
          <w:rPr>
            <w:vertAlign w:val="subscript"/>
          </w:rPr>
          <w:delText>mcmc</w:delText>
        </w:r>
        <w:r w:rsidDel="00AB0994">
          <w:delText xml:space="preserve"> = 0.810), incubation temperature (</w:delText>
        </w:r>
        <w:r w:rsidR="0085717A" w:rsidRPr="0085717A" w:rsidDel="00AB0994">
          <w:rPr>
            <w:lang w:val="en-AU"/>
          </w:rPr>
          <w:delText>β</w:delText>
        </w:r>
        <w:r w:rsidR="0085717A" w:rsidRPr="001B27B2" w:rsidDel="00AB0994">
          <w:rPr>
            <w:vertAlign w:val="subscript"/>
          </w:rPr>
          <w:delText>Hot</w:delText>
        </w:r>
        <w:r w:rsidR="0085717A" w:rsidDel="00AB0994">
          <w:delText xml:space="preserve"> - </w:delText>
        </w:r>
        <w:r w:rsidR="0085717A" w:rsidRPr="0085717A" w:rsidDel="00AB0994">
          <w:rPr>
            <w:lang w:val="en-AU"/>
          </w:rPr>
          <w:delText>β</w:delText>
        </w:r>
        <w:r w:rsidR="0085717A" w:rsidRPr="001B27B2" w:rsidDel="00AB0994">
          <w:rPr>
            <w:vertAlign w:val="subscript"/>
          </w:rPr>
          <w:delText>Cold</w:delText>
        </w:r>
        <w:r w:rsidR="0085717A" w:rsidDel="00AB0994">
          <w:delText xml:space="preserve"> </w:delText>
        </w:r>
        <w:r w:rsidDel="00AB0994">
          <w:delText>= 0.009, p</w:delText>
        </w:r>
        <w:r w:rsidDel="00AB0994">
          <w:rPr>
            <w:vertAlign w:val="subscript"/>
          </w:rPr>
          <w:delText>mcmc</w:delText>
        </w:r>
        <w:r w:rsidDel="00AB0994">
          <w:delText xml:space="preserve"> = 0.629), or the interaction </w:delText>
        </w:r>
        <w:r w:rsidR="0085717A" w:rsidDel="00AB0994">
          <w:delText>([(</w:delText>
        </w:r>
        <w:r w:rsidR="0085717A" w:rsidRPr="0085717A" w:rsidDel="00AB0994">
          <w:rPr>
            <w:lang w:val="en-AU"/>
          </w:rPr>
          <w:delText>β</w:delText>
        </w:r>
        <w:r w:rsidR="0085717A" w:rsidRPr="001B27B2" w:rsidDel="00AB0994">
          <w:rPr>
            <w:vertAlign w:val="subscript"/>
          </w:rPr>
          <w:delText xml:space="preserve">Control-Hot </w:delText>
        </w:r>
        <w:r w:rsidR="0085717A" w:rsidDel="00AB0994">
          <w:delText xml:space="preserve">- </w:delText>
        </w:r>
        <w:r w:rsidR="0085717A" w:rsidRPr="0085717A" w:rsidDel="00AB0994">
          <w:rPr>
            <w:lang w:val="en-AU"/>
          </w:rPr>
          <w:delText>β</w:delText>
        </w:r>
        <w:r w:rsidR="0085717A" w:rsidRPr="001B27B2" w:rsidDel="00AB0994">
          <w:rPr>
            <w:vertAlign w:val="subscript"/>
          </w:rPr>
          <w:delText>CORT-Hot</w:delText>
        </w:r>
        <w:r w:rsidR="0085717A" w:rsidDel="00AB0994">
          <w:delText>) - (</w:delText>
        </w:r>
        <w:r w:rsidR="0085717A" w:rsidRPr="0085717A" w:rsidDel="00AB0994">
          <w:rPr>
            <w:lang w:val="en-AU"/>
          </w:rPr>
          <w:delText>β</w:delText>
        </w:r>
        <w:r w:rsidR="0085717A" w:rsidRPr="001B27B2" w:rsidDel="00AB0994">
          <w:rPr>
            <w:vertAlign w:val="subscript"/>
          </w:rPr>
          <w:delText xml:space="preserve">Control-Cold </w:delText>
        </w:r>
        <w:r w:rsidR="0085717A" w:rsidDel="00AB0994">
          <w:delText xml:space="preserve">- </w:delText>
        </w:r>
        <w:r w:rsidR="0085717A" w:rsidRPr="0085717A" w:rsidDel="00AB0994">
          <w:rPr>
            <w:lang w:val="en-AU"/>
          </w:rPr>
          <w:delText>β</w:delText>
        </w:r>
        <w:r w:rsidR="0085717A" w:rsidRPr="001B27B2" w:rsidDel="00AB0994">
          <w:rPr>
            <w:vertAlign w:val="subscript"/>
          </w:rPr>
          <w:delText>CORT-Cold</w:delText>
        </w:r>
        <w:r w:rsidR="0085717A" w:rsidDel="00AB0994">
          <w:delText xml:space="preserve">)] </w:delText>
        </w:r>
        <w:r w:rsidDel="00AB0994">
          <w:delText>= -0.016, p</w:delText>
        </w:r>
        <w:r w:rsidDel="00AB0994">
          <w:rPr>
            <w:vertAlign w:val="subscript"/>
          </w:rPr>
          <w:delText>mcmc</w:delText>
        </w:r>
        <w:r w:rsidDel="00AB0994">
          <w:delText xml:space="preserve"> = 0.529) on learning in </w:delText>
        </w:r>
        <w:r w:rsidDel="00AB0994">
          <w:rPr>
            <w:i/>
            <w:iCs/>
          </w:rPr>
          <w:delText>L. guichenoti</w:delText>
        </w:r>
        <w:r w:rsidDel="00AB0994">
          <w:delText xml:space="preserve"> (see </w:delText>
        </w:r>
        <w:r w:rsidDel="00AB0994">
          <w:fldChar w:fldCharType="begin"/>
        </w:r>
        <w:r w:rsidDel="00AB0994">
          <w:delInstrText>HYPERLINK \l "fig-results" \h</w:delInstrText>
        </w:r>
        <w:r w:rsidDel="00AB0994">
          <w:fldChar w:fldCharType="separate"/>
        </w:r>
        <w:r w:rsidDel="00AB0994">
          <w:rPr>
            <w:rStyle w:val="Hyperlink"/>
          </w:rPr>
          <w:delText>Fig. 2</w:delText>
        </w:r>
        <w:r w:rsidDel="00AB0994">
          <w:rPr>
            <w:rStyle w:val="Hyperlink"/>
          </w:rPr>
          <w:fldChar w:fldCharType="end"/>
        </w:r>
        <w:r w:rsidDel="00AB0994">
          <w:delText xml:space="preserve"> C, D).</w:delText>
        </w:r>
      </w:del>
    </w:p>
    <w:tbl>
      <w:tblPr>
        <w:tblStyle w:val="Table"/>
        <w:tblW w:w="5000" w:type="pct"/>
        <w:tblLook w:val="0000" w:firstRow="0" w:lastRow="0" w:firstColumn="0" w:lastColumn="0" w:noHBand="0" w:noVBand="0"/>
      </w:tblPr>
      <w:tblGrid>
        <w:gridCol w:w="9360"/>
      </w:tblGrid>
      <w:tr w:rsidR="008A72DD" w:rsidDel="00AB0994" w14:paraId="5CFCF434" w14:textId="0BD60C4D">
        <w:trPr>
          <w:del w:id="46" w:author="Author"/>
        </w:trPr>
        <w:tc>
          <w:tcPr>
            <w:tcW w:w="0" w:type="auto"/>
          </w:tcPr>
          <w:p w14:paraId="4FC4F256" w14:textId="03C4B438" w:rsidR="008A72DD" w:rsidDel="00AB0994" w:rsidRDefault="00000000" w:rsidP="00AB0994">
            <w:pPr>
              <w:pStyle w:val="FirstParagraph"/>
              <w:rPr>
                <w:del w:id="47" w:author="Author"/>
              </w:rPr>
            </w:pPr>
            <w:bookmarkStart w:id="48" w:name="fig-results"/>
            <w:del w:id="49" w:author="Author">
              <w:r w:rsidDel="00AB0994">
                <w:rPr>
                  <w:noProof/>
                </w:rPr>
                <w:drawing>
                  <wp:inline distT="0" distB="0" distL="0" distR="0" wp14:anchorId="64A20730" wp14:editId="36FAA8A3">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del>
          </w:p>
          <w:p w14:paraId="5191AF3F" w14:textId="66F97A4F" w:rsidR="008A72DD" w:rsidDel="00AB0994" w:rsidRDefault="00000000" w:rsidP="00AB0994">
            <w:pPr>
              <w:pStyle w:val="FirstParagraph"/>
              <w:rPr>
                <w:del w:id="50" w:author="Author"/>
              </w:rPr>
            </w:pPr>
            <w:del w:id="51" w:author="Author">
              <w:r w:rsidDel="00AB0994">
                <w:delText xml:space="preserve">Fig 2— Results for </w:delText>
              </w:r>
              <w:r w:rsidRPr="00AB0994" w:rsidDel="00AB0994">
                <w:rPr>
                  <w:i/>
                  <w:iCs/>
                </w:rPr>
                <w:delText>L. delicata</w:delText>
              </w:r>
              <w:r w:rsidDel="00AB0994">
                <w:delText xml:space="preserve"> (A,B) and </w:delText>
              </w:r>
              <w:r w:rsidRPr="00AB0994" w:rsidDel="00AB0994">
                <w:rPr>
                  <w:i/>
                  <w:iCs/>
                </w:rPr>
                <w:delText>L. guichenoti</w:delText>
              </w:r>
              <w:r w:rsidDel="00AB0994">
                <w:delText xml:space="preserv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delText>
              </w:r>
            </w:del>
          </w:p>
        </w:tc>
        <w:bookmarkEnd w:id="48"/>
      </w:tr>
    </w:tbl>
    <w:p w14:paraId="6F315371" w14:textId="6AC5F303" w:rsidR="008A72DD" w:rsidDel="00AB0994" w:rsidRDefault="00000000" w:rsidP="00AB0994">
      <w:pPr>
        <w:pStyle w:val="FirstParagraph"/>
        <w:rPr>
          <w:del w:id="52" w:author="Author"/>
        </w:rPr>
      </w:pPr>
      <w:del w:id="53" w:author="Author">
        <w:r w:rsidDel="00AB0994">
          <w:delText xml:space="preserve">Finally, when all individuals from all the treatments were pooled together and species were compared, there were not significant differences in the estimated slopes (mean of learning slope in </w:delText>
        </w:r>
        <w:r w:rsidDel="00AB0994">
          <w:rPr>
            <w:i/>
            <w:iCs/>
          </w:rPr>
          <w:delText>L. delicata</w:delText>
        </w:r>
        <w:r w:rsidDel="00AB0994">
          <w:delText xml:space="preserve"> = 0.051, 95% CI = [0.027, 0.075]; mean learning of slope in </w:delText>
        </w:r>
        <w:r w:rsidDel="00AB0994">
          <w:rPr>
            <w:i/>
            <w:iCs/>
          </w:rPr>
          <w:delText>L. guichenoti</w:delText>
        </w:r>
        <w:r w:rsidDel="00AB0994">
          <w:delText xml:space="preserve"> = 0.059, 95% CI = [0.030, 0.088]; </w:delText>
        </w:r>
        <w:r w:rsidR="0085717A" w:rsidRPr="0085717A" w:rsidDel="00AB0994">
          <w:rPr>
            <w:lang w:val="en-AU"/>
          </w:rPr>
          <w:delText>β</w:delText>
        </w:r>
        <w:r w:rsidRPr="00AB0994" w:rsidDel="00AB0994">
          <w:rPr>
            <w:i/>
            <w:iCs/>
            <w:vertAlign w:val="subscript"/>
          </w:rPr>
          <w:delText>L. delicata</w:delText>
        </w:r>
        <w:r w:rsidRPr="00AB0994" w:rsidDel="00AB0994">
          <w:rPr>
            <w:vertAlign w:val="subscript"/>
          </w:rPr>
          <w:delText xml:space="preserve"> </w:delText>
        </w:r>
        <w:r w:rsidDel="00AB0994">
          <w:delText xml:space="preserve">- </w:delText>
        </w:r>
        <w:r w:rsidR="0085717A" w:rsidRPr="0085717A" w:rsidDel="00AB0994">
          <w:rPr>
            <w:lang w:val="en-AU"/>
          </w:rPr>
          <w:delText>β</w:delText>
        </w:r>
        <w:r w:rsidRPr="00AB0994" w:rsidDel="00AB0994">
          <w:rPr>
            <w:i/>
            <w:iCs/>
            <w:vertAlign w:val="subscript"/>
          </w:rPr>
          <w:delText>L. guichenoti</w:delText>
        </w:r>
        <w:r w:rsidRPr="00AB0994" w:rsidDel="00AB0994">
          <w:rPr>
            <w:vertAlign w:val="subscript"/>
          </w:rPr>
          <w:delText xml:space="preserve"> </w:delText>
        </w:r>
        <w:r w:rsidDel="00AB0994">
          <w:delText>= -0.008, p</w:delText>
        </w:r>
        <w:r w:rsidDel="00AB0994">
          <w:rPr>
            <w:vertAlign w:val="subscript"/>
          </w:rPr>
          <w:delText>mcmc</w:delText>
        </w:r>
        <w:r w:rsidDel="00AB0994">
          <w:delText xml:space="preserve"> = 0.636).</w:delText>
        </w:r>
        <w:r w:rsidR="00BA2043" w:rsidDel="00AB0994">
          <w:delText xml:space="preserve"> Figures for both species with the raw data were included in the Supplementary Material.</w:delText>
        </w:r>
      </w:del>
    </w:p>
    <w:p w14:paraId="525B0D1C" w14:textId="77777777" w:rsidR="008A72DD" w:rsidRDefault="00000000" w:rsidP="00AB0994">
      <w:pPr>
        <w:pStyle w:val="FirstParagraph"/>
      </w:pPr>
      <w:bookmarkStart w:id="54" w:name="discussion"/>
      <w:bookmarkEnd w:id="33"/>
      <w:r>
        <w:t>Discussion</w:t>
      </w:r>
    </w:p>
    <w:p w14:paraId="0A12DD24" w14:textId="41BDD043" w:rsidR="008A72DD" w:rsidRDefault="00000000" w:rsidP="00AB0994">
      <w:pPr>
        <w:pStyle w:val="FirstParagraph"/>
      </w:pPr>
      <w:r>
        <w:t xml:space="preserve">This study aimed to determine whether prenatal temperature and GCs impact </w:t>
      </w:r>
      <w:proofErr w:type="spellStart"/>
      <w:r>
        <w:t>behavioural</w:t>
      </w:r>
      <w:proofErr w:type="spellEnd"/>
      <w:r>
        <w:t xml:space="preserve"> flexibility in two closely related species, the delicate skink (</w:t>
      </w:r>
      <w:proofErr w:type="spellStart"/>
      <w:r>
        <w:rPr>
          <w:i/>
          <w:iCs/>
        </w:rPr>
        <w:t>Lampropholis</w:t>
      </w:r>
      <w:proofErr w:type="spellEnd"/>
      <w:r>
        <w:rPr>
          <w:i/>
          <w:iCs/>
        </w:rPr>
        <w:t xml:space="preserve"> delicata</w:t>
      </w:r>
      <w:r>
        <w:t>) and the common garden skink (</w:t>
      </w:r>
      <w:r>
        <w:rPr>
          <w:i/>
          <w:iCs/>
        </w:rPr>
        <w:t xml:space="preserve">L. </w:t>
      </w:r>
      <w:proofErr w:type="spellStart"/>
      <w:r>
        <w:rPr>
          <w:i/>
          <w:iCs/>
        </w:rPr>
        <w:t>guichenoti</w:t>
      </w:r>
      <w:proofErr w:type="spellEnd"/>
      <w:r>
        <w:t xml:space="preserve">). We expected </w:t>
      </w:r>
      <w:r w:rsidR="004444CC">
        <w:t xml:space="preserve">the </w:t>
      </w:r>
      <w:r>
        <w:t xml:space="preserve">early environment to influence </w:t>
      </w:r>
      <w:proofErr w:type="spellStart"/>
      <w:r>
        <w:t>behavioural</w:t>
      </w:r>
      <w:proofErr w:type="spellEnd"/>
      <w:r>
        <w:t xml:space="preserve"> flexibility in both species. We also predicted that </w:t>
      </w:r>
      <w:r>
        <w:rPr>
          <w:i/>
          <w:iCs/>
        </w:rPr>
        <w:t>L. delicata</w:t>
      </w:r>
      <w:r>
        <w:t xml:space="preserve"> would be more flexible than </w:t>
      </w:r>
      <w:r>
        <w:rPr>
          <w:i/>
          <w:iCs/>
        </w:rPr>
        <w:t xml:space="preserve">L. </w:t>
      </w:r>
      <w:proofErr w:type="spellStart"/>
      <w:r>
        <w:rPr>
          <w:i/>
          <w:iCs/>
        </w:rPr>
        <w:t>guichenoti</w:t>
      </w:r>
      <w:proofErr w:type="spellEnd"/>
      <w:r>
        <w:t xml:space="preserve"> and less affected by </w:t>
      </w:r>
      <w:r w:rsidR="004444CC">
        <w:t>prenatal conditions</w:t>
      </w:r>
      <w:r>
        <w:t>.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10BA6C1F" w14:textId="3445BF6F" w:rsidR="008A72DD" w:rsidRDefault="00000000" w:rsidP="00AB0994">
      <w:pPr>
        <w:pStyle w:val="BodyText"/>
      </w:pPr>
      <w:proofErr w:type="spellStart"/>
      <w:r>
        <w:t>Behavioural</w:t>
      </w:r>
      <w:proofErr w:type="spellEnd"/>
      <w:r>
        <w:t xml:space="preserve"> </w:t>
      </w:r>
      <w:r w:rsidR="00233995">
        <w:t>flexibility</w:t>
      </w:r>
      <w:r>
        <w:t xml:space="preserve"> appears to be robust to early exposure to maternal GCs in both </w:t>
      </w:r>
      <w:r>
        <w:rPr>
          <w:i/>
          <w:iCs/>
        </w:rPr>
        <w:t>L. delicata</w:t>
      </w:r>
      <w:r>
        <w:t xml:space="preserve"> and </w:t>
      </w:r>
      <w:r>
        <w:rPr>
          <w:i/>
          <w:iCs/>
        </w:rPr>
        <w:t xml:space="preserve">L. </w:t>
      </w:r>
      <w:proofErr w:type="spellStart"/>
      <w:r>
        <w:rPr>
          <w:i/>
          <w:iCs/>
        </w:rPr>
        <w:t>guichenoti</w:t>
      </w:r>
      <w:proofErr w:type="spellEnd"/>
      <w:r>
        <w:t xml:space="preserve">. We predicted that prenatal CORT treatment would decrease reversal learning abilities. As such, our results contrast </w:t>
      </w:r>
      <w:r w:rsidR="004444CC">
        <w:t xml:space="preserve">with </w:t>
      </w:r>
      <w:r>
        <w:t>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proofErr w:type="spellStart"/>
      <w:r>
        <w:fldChar w:fldCharType="begin"/>
      </w:r>
      <w:r>
        <w:instrText>HYPERLINK \l "ref-bebus_associative_2016" \h</w:instrText>
      </w:r>
      <w:r>
        <w:fldChar w:fldCharType="separate"/>
      </w:r>
      <w:r>
        <w:rPr>
          <w:rStyle w:val="Hyperlink"/>
        </w:rPr>
        <w:t>Bebus</w:t>
      </w:r>
      <w:proofErr w:type="spellEnd"/>
      <w:r>
        <w:rPr>
          <w:rStyle w:val="Hyperlink"/>
        </w:rPr>
        <w:t xml:space="preserve"> et al., 2016</w:t>
      </w:r>
      <w:r>
        <w:rPr>
          <w:rStyle w:val="Hyperlink"/>
        </w:rPr>
        <w:fldChar w:fldCharType="end"/>
      </w:r>
      <w:r>
        <w:t xml:space="preserve">; </w:t>
      </w:r>
      <w:hyperlink w:anchor="ref-szuran_water_1994">
        <w:proofErr w:type="spellStart"/>
        <w:r>
          <w:rPr>
            <w:rStyle w:val="Hyperlink"/>
          </w:rPr>
          <w:t>Szuran</w:t>
        </w:r>
        <w:proofErr w:type="spellEnd"/>
        <w:r>
          <w:rPr>
            <w:rStyle w:val="Hyperlink"/>
          </w:rPr>
          <w:t xml:space="preserve"> et al., 1994</w:t>
        </w:r>
      </w:hyperlink>
      <w:r>
        <w:t xml:space="preserve">). One possible reason for why GCs did not affect learning in our study may be because GCs can have </w:t>
      </w:r>
      <w:proofErr w:type="spellStart"/>
      <w:r>
        <w:t>hormetic</w:t>
      </w:r>
      <w:proofErr w:type="spellEnd"/>
      <w:r>
        <w:t xml:space="preserve"> effects on brain structure and learning. For example, in Sprague–Dawley rats, exposure to high doses of CORT, but not low doses, reduced the density of immature neurons and cell proliferation in the dentate gyrus (</w:t>
      </w:r>
      <w:proofErr w:type="spellStart"/>
      <w:r>
        <w:fldChar w:fldCharType="begin"/>
      </w:r>
      <w:r>
        <w:instrText>HYPERLINK \l "ref-DOSEneurobrummelte2010chronic" \h</w:instrText>
      </w:r>
      <w:r>
        <w:fldChar w:fldCharType="separate"/>
      </w:r>
      <w:r>
        <w:rPr>
          <w:rStyle w:val="Hyperlink"/>
        </w:rPr>
        <w:t>Brummelte</w:t>
      </w:r>
      <w:proofErr w:type="spellEnd"/>
      <w:r>
        <w:rPr>
          <w:rStyle w:val="Hyperlink"/>
        </w:rPr>
        <w:t xml:space="preserve"> &amp; Galea, 2010</w:t>
      </w:r>
      <w:r>
        <w:rPr>
          <w:rStyle w:val="Hyperlink"/>
        </w:rPr>
        <w:fldChar w:fldCharType="end"/>
      </w:r>
      <w:r>
        <w:t xml:space="preserve">). It is possible such dose-dependent effects </w:t>
      </w:r>
      <w:proofErr w:type="gramStart"/>
      <w:r>
        <w:t>exist</w:t>
      </w:r>
      <w:proofErr w:type="gramEnd"/>
      <w:r>
        <w:t xml:space="preserve"> and our concentrations failed to elicit changes </w:t>
      </w:r>
      <w:r w:rsidR="004444CC">
        <w:t xml:space="preserve">in </w:t>
      </w:r>
      <w:r>
        <w:t xml:space="preserve">the brain that would result in impaired </w:t>
      </w:r>
      <w:proofErr w:type="spellStart"/>
      <w:r>
        <w:t>behavioural</w:t>
      </w:r>
      <w:proofErr w:type="spellEnd"/>
      <w:r>
        <w:t xml:space="preserve"> flexibility. We find this possibility unlikely since, in a previous experiment, we observed that a similar dose affected a multitude of other traits including growth and </w:t>
      </w:r>
      <w:r w:rsidR="009B5E12">
        <w:t xml:space="preserve">CORT levels </w:t>
      </w:r>
      <w:r>
        <w:t xml:space="preserve">in </w:t>
      </w:r>
      <w:r>
        <w:rPr>
          <w:i/>
          <w:iCs/>
        </w:rPr>
        <w:t>L. delicata</w:t>
      </w:r>
      <w:r>
        <w:t xml:space="preserve"> (</w:t>
      </w:r>
      <w:proofErr w:type="spellStart"/>
      <w:r w:rsidR="009B5E12">
        <w:t>Crino</w:t>
      </w:r>
      <w:proofErr w:type="spellEnd"/>
      <w:r w:rsidR="009B5E12">
        <w:t xml:space="preserve"> et al., 2024</w:t>
      </w:r>
      <w:r>
        <w:t>).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proofErr w:type="spellStart"/>
      <w:r>
        <w:fldChar w:fldCharType="begin"/>
      </w:r>
      <w:r>
        <w:instrText>HYPERLINK \l "ref-crino_corticosterone_2014" \h</w:instrText>
      </w:r>
      <w:r>
        <w:fldChar w:fldCharType="separate"/>
      </w:r>
      <w:r>
        <w:rPr>
          <w:rStyle w:val="Hyperlink"/>
        </w:rPr>
        <w:t>Crino</w:t>
      </w:r>
      <w:proofErr w:type="spellEnd"/>
      <w:r>
        <w:rPr>
          <w:rStyle w:val="Hyperlink"/>
        </w:rPr>
        <w:t xml:space="preserve"> et al., 2014</w:t>
      </w:r>
      <w:r>
        <w:rPr>
          <w:rStyle w:val="Hyperlink"/>
        </w:rPr>
        <w:fldChar w:fldCharType="end"/>
      </w:r>
      <w:r>
        <w:t xml:space="preserve">). This altered stress response may influence learning dynamics through </w:t>
      </w:r>
      <w:proofErr w:type="spellStart"/>
      <w:r>
        <w:t>hormetic</w:t>
      </w:r>
      <w:proofErr w:type="spellEnd"/>
      <w:r>
        <w:t xml:space="preserve"> effects of CORT (</w:t>
      </w:r>
      <w:hyperlink w:anchor="ref-du_dynamic_2009">
        <w:r>
          <w:rPr>
            <w:rStyle w:val="Hyperlink"/>
          </w:rPr>
          <w:t>Du et al., 2009</w:t>
        </w:r>
      </w:hyperlink>
      <w:r>
        <w:t>), particularly in stressful contexts of which our experiment was not (</w:t>
      </w:r>
      <w:proofErr w:type="spellStart"/>
      <w:r>
        <w:fldChar w:fldCharType="begin"/>
      </w:r>
      <w:r>
        <w:instrText>HYPERLINK \l "ref-taborsky2021towards" \h</w:instrText>
      </w:r>
      <w:r>
        <w:fldChar w:fldCharType="separate"/>
      </w:r>
      <w:r>
        <w:rPr>
          <w:rStyle w:val="Hyperlink"/>
        </w:rPr>
        <w:t>Taborsky</w:t>
      </w:r>
      <w:proofErr w:type="spellEnd"/>
      <w:r>
        <w:rPr>
          <w:rStyle w:val="Hyperlink"/>
        </w:rPr>
        <w:t xml:space="preserve"> et al., 2021</w:t>
      </w:r>
      <w:r>
        <w:rPr>
          <w:rStyle w:val="Hyperlink"/>
        </w:rPr>
        <w:fldChar w:fldCharType="end"/>
      </w:r>
      <w:r>
        <w:t>). These hypotheses are not mutually exclusive and could be tested in future experiments using multiple doses of prenatal CORT treatment, assessing learning using multiple cognitive tasks, and testing the effect of stressors during the learning process.</w:t>
      </w:r>
    </w:p>
    <w:p w14:paraId="5AD2A406" w14:textId="668D0D38" w:rsidR="008A72DD" w:rsidRDefault="00000000" w:rsidP="00AB0994">
      <w:pPr>
        <w:pStyle w:val="BodyText"/>
      </w:pPr>
      <w:r>
        <w:t xml:space="preserve">More striking is the absence of an effect of incubation temperature on </w:t>
      </w:r>
      <w:proofErr w:type="spellStart"/>
      <w:r>
        <w:t>behavioural</w:t>
      </w:r>
      <w:proofErr w:type="spellEnd"/>
      <w:r>
        <w:t xml:space="preserve"> flexibility because most studies have reported better performance in different associative learning and </w:t>
      </w:r>
      <w:r>
        <w:lastRenderedPageBreak/>
        <w:t>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xml:space="preserve">). </w:t>
      </w:r>
      <w:r w:rsidR="009078BA">
        <w:t xml:space="preserve">However, studies </w:t>
      </w:r>
      <w:r>
        <w:t>that have reported cold-incubated lizards to learning faster (</w:t>
      </w:r>
      <w:proofErr w:type="spellStart"/>
      <w:r>
        <w:fldChar w:fldCharType="begin"/>
      </w:r>
      <w:r>
        <w:instrText>HYPERLINK \l "ref-abayarathna_effects_2020" \h</w:instrText>
      </w:r>
      <w:r>
        <w:fldChar w:fldCharType="separate"/>
      </w:r>
      <w:r>
        <w:rPr>
          <w:rStyle w:val="Hyperlink"/>
        </w:rPr>
        <w:t>Abayarathna</w:t>
      </w:r>
      <w:proofErr w:type="spellEnd"/>
      <w:r>
        <w:rPr>
          <w:rStyle w:val="Hyperlink"/>
        </w:rPr>
        <w:t xml:space="preserve"> &amp; Webb, 2020</w:t>
      </w:r>
      <w:r>
        <w:rPr>
          <w:rStyle w:val="Hyperlink"/>
        </w:rPr>
        <w:fldChar w:fldCharType="end"/>
      </w:r>
      <w:r>
        <w:t xml:space="preserve">; </w:t>
      </w:r>
      <w:hyperlink w:anchor="ref-dayananda_incubation_2017">
        <w:r>
          <w:rPr>
            <w:rStyle w:val="Hyperlink"/>
          </w:rPr>
          <w:t>Dayananda &amp; Webb, 2017</w:t>
        </w:r>
      </w:hyperlink>
      <w:r>
        <w:t>) used incubation temperatures far beyond the natural range in their hot treatments</w:t>
      </w:r>
      <w:r w:rsidR="009078BA">
        <w:t>. As such, i</w:t>
      </w:r>
      <w:r>
        <w:t xml:space="preserve">t is unclear how such conditions relate to wild environments. Our results suggest that </w:t>
      </w:r>
      <w:proofErr w:type="spellStart"/>
      <w:r>
        <w:t>behavioural</w:t>
      </w:r>
      <w:proofErr w:type="spellEnd"/>
      <w:r>
        <w:t xml:space="preserve"> flexibility is robust to temperature in both species of skinks </w:t>
      </w:r>
      <w:r w:rsidR="009078BA">
        <w:t>–</w:t>
      </w:r>
      <w:r>
        <w:t xml:space="preserve">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However, 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proofErr w:type="spellStart"/>
        <w:r>
          <w:rPr>
            <w:rStyle w:val="Hyperlink"/>
          </w:rPr>
          <w:t>Coomber</w:t>
        </w:r>
        <w:proofErr w:type="spellEnd"/>
        <w:r>
          <w:rPr>
            <w:rStyle w:val="Hyperlink"/>
          </w:rPr>
          <w:t xml:space="preserve"> et al., 1997</w:t>
        </w:r>
      </w:hyperlink>
      <w:r>
        <w:t xml:space="preserve">; </w:t>
      </w:r>
      <w:hyperlink w:anchor="ref-sakata_neural_2000">
        <w:r>
          <w:rPr>
            <w:rStyle w:val="Hyperlink"/>
          </w:rPr>
          <w:t>Sakata et al., 2000</w:t>
        </w:r>
      </w:hyperlink>
      <w:r>
        <w:t xml:space="preserve">). It is possible that the temperatures used in our experiment did not affect the brain regions involved in coding reversal learning. Future studies should explore the effects of </w:t>
      </w:r>
      <w:r w:rsidR="004444CC">
        <w:t xml:space="preserve">the </w:t>
      </w:r>
      <w:r>
        <w:t xml:space="preserve">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w:t>
      </w:r>
      <w:r w:rsidR="009078BA">
        <w:t>lizards</w:t>
      </w:r>
      <w:r>
        <w:t xml:space="preserve"> were not considered sexually mature, and because previous </w:t>
      </w:r>
      <w:r w:rsidR="009078BA">
        <w:t xml:space="preserve">meta-analyses </w:t>
      </w:r>
      <w:r>
        <w:t>have found weak evidence for sex-dependent learning in many cognitive domains (</w:t>
      </w:r>
      <w:hyperlink w:anchor="ref-szabo2019sex">
        <w:r>
          <w:rPr>
            <w:rStyle w:val="Hyperlink"/>
          </w:rPr>
          <w:t>Szabo et al., 2019</w:t>
        </w:r>
      </w:hyperlink>
      <w:r>
        <w:t>). Indeed, the impacts of temperature on learning was not sex-</w:t>
      </w:r>
      <w:r w:rsidR="009078BA">
        <w:t>dependent</w:t>
      </w:r>
      <w:r>
        <w:t xml:space="preserve"> for the Eastern three-lined skink (</w:t>
      </w:r>
      <w:proofErr w:type="spellStart"/>
      <w:r>
        <w:rPr>
          <w:i/>
          <w:iCs/>
        </w:rPr>
        <w:t>Bassiana</w:t>
      </w:r>
      <w:proofErr w:type="spellEnd"/>
      <w:r>
        <w:rPr>
          <w:i/>
          <w:iCs/>
        </w:rPr>
        <w:t xml:space="preserve"> </w:t>
      </w:r>
      <w:proofErr w:type="spellStart"/>
      <w:r>
        <w:rPr>
          <w:i/>
          <w:iCs/>
        </w:rPr>
        <w:t>dupeyerri</w:t>
      </w:r>
      <w:proofErr w:type="spellEnd"/>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proofErr w:type="spellStart"/>
      <w:r>
        <w:fldChar w:fldCharType="begin"/>
      </w:r>
      <w:r>
        <w:instrText>HYPERLINK \l "ref-coomber_independent_1997" \h</w:instrText>
      </w:r>
      <w:r>
        <w:fldChar w:fldCharType="separate"/>
      </w:r>
      <w:r>
        <w:rPr>
          <w:rStyle w:val="Hyperlink"/>
        </w:rPr>
        <w:t>Coomber</w:t>
      </w:r>
      <w:proofErr w:type="spellEnd"/>
      <w:r>
        <w:rPr>
          <w:rStyle w:val="Hyperlink"/>
        </w:rPr>
        <w:t xml:space="preserve"> et al., 1997</w:t>
      </w:r>
      <w:r>
        <w:rPr>
          <w:rStyle w:val="Hyperlink"/>
        </w:rPr>
        <w:fldChar w:fldCharType="end"/>
      </w:r>
      <w:r>
        <w:t xml:space="preserve">; </w:t>
      </w:r>
      <w:hyperlink w:anchor="ref-sakata_neural_2000">
        <w:r>
          <w:rPr>
            <w:rStyle w:val="Hyperlink"/>
          </w:rPr>
          <w:t>Sakata et al., 2000</w:t>
        </w:r>
      </w:hyperlink>
      <w:r>
        <w:t xml:space="preserve">). In addition, </w:t>
      </w:r>
      <w:r>
        <w:rPr>
          <w:i/>
          <w:iCs/>
        </w:rPr>
        <w:t xml:space="preserve">B. </w:t>
      </w:r>
      <w:proofErr w:type="spellStart"/>
      <w:r>
        <w:rPr>
          <w:i/>
          <w:iCs/>
        </w:rPr>
        <w:t>dupeyerri</w:t>
      </w:r>
      <w:proofErr w:type="spellEnd"/>
      <w:r>
        <w:t xml:space="preserve"> are known to sex-reverse - some individuals can have female chromosomes but male phenotypes - under cold </w:t>
      </w:r>
      <w:r w:rsidR="00A45E95">
        <w:t xml:space="preserve">incubation </w:t>
      </w:r>
      <w:r>
        <w:t>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xml:space="preserve">). </w:t>
      </w:r>
      <w:r w:rsidR="004444CC">
        <w:t xml:space="preserve">Further research </w:t>
      </w:r>
      <w:r>
        <w:t xml:space="preserve">should </w:t>
      </w:r>
      <w:r w:rsidR="004444CC">
        <w:t xml:space="preserve">focus on </w:t>
      </w:r>
      <w:r>
        <w:t>the possible interactive effects of sex and incubation temperature on cognitive performance. However, such studies will be challenging given the large sample sizes required to execute these studies rigorously.</w:t>
      </w:r>
    </w:p>
    <w:p w14:paraId="5DEB4DF3" w14:textId="2BF3B665" w:rsidR="008A72DD" w:rsidRDefault="00000000" w:rsidP="00AB0994">
      <w:pPr>
        <w:pStyle w:val="BodyText"/>
        <w:rPr>
          <w:ins w:id="55" w:author="Author"/>
        </w:rPr>
      </w:pPr>
      <w:r>
        <w:t xml:space="preserve">Despite sharing life-history traits, only </w:t>
      </w:r>
      <w:r>
        <w:rPr>
          <w:i/>
          <w:iCs/>
        </w:rPr>
        <w:t>L. delicata</w:t>
      </w:r>
      <w:r>
        <w:t xml:space="preserve"> has proven successful in </w:t>
      </w:r>
      <w:proofErr w:type="spellStart"/>
      <w:r>
        <w:t>colonising</w:t>
      </w:r>
      <w:proofErr w:type="spellEnd"/>
      <w:r>
        <w:t xml:space="preserve"> various regions </w:t>
      </w:r>
      <w:r w:rsidR="009078BA">
        <w:t xml:space="preserve">globally </w:t>
      </w:r>
      <w:r>
        <w:t>(</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and we predicted this may relate to higher </w:t>
      </w:r>
      <w:proofErr w:type="spellStart"/>
      <w:r>
        <w:t>behavioural</w:t>
      </w:r>
      <w:proofErr w:type="spellEnd"/>
      <w:r>
        <w:t xml:space="preserve"> flexibility. Furthermore, we expected </w:t>
      </w:r>
      <w:proofErr w:type="spellStart"/>
      <w:r>
        <w:t>behavioural</w:t>
      </w:r>
      <w:proofErr w:type="spellEnd"/>
      <w:r>
        <w:t xml:space="preserve"> flexibility in </w:t>
      </w:r>
      <w:r w:rsidR="009078BA">
        <w:rPr>
          <w:i/>
          <w:iCs/>
        </w:rPr>
        <w:t>L. delicata</w:t>
      </w:r>
      <w:r w:rsidR="009078BA">
        <w:t xml:space="preserve"> </w:t>
      </w:r>
      <w:r>
        <w:t xml:space="preserve">to be less susceptible to the effect of early environment since this trait can be adaptive in several stages of invasion involving more than one generation. </w:t>
      </w:r>
      <w:r w:rsidR="00571441">
        <w:t xml:space="preserve">Regardless, we did not find differences in reversal learning between </w:t>
      </w:r>
      <w:r w:rsidR="00571441">
        <w:rPr>
          <w:i/>
          <w:iCs/>
        </w:rPr>
        <w:t>L. delicata</w:t>
      </w:r>
      <w:r w:rsidR="00571441">
        <w:t xml:space="preserve"> and </w:t>
      </w:r>
      <w:r w:rsidR="00571441">
        <w:rPr>
          <w:i/>
          <w:iCs/>
        </w:rPr>
        <w:t xml:space="preserve">L. </w:t>
      </w:r>
      <w:proofErr w:type="spellStart"/>
      <w:r w:rsidR="00571441">
        <w:rPr>
          <w:i/>
          <w:iCs/>
        </w:rPr>
        <w:t>guichenoti</w:t>
      </w:r>
      <w:proofErr w:type="spellEnd"/>
      <w:r w:rsidR="00571441">
        <w:t xml:space="preserve"> as expected. </w:t>
      </w:r>
      <w:proofErr w:type="spellStart"/>
      <w:r w:rsidR="00571441">
        <w:t>Bezzina</w:t>
      </w:r>
      <w:proofErr w:type="spellEnd"/>
      <w:r w:rsidR="00571441">
        <w:t xml:space="preserve"> et al. (</w:t>
      </w:r>
      <w:hyperlink w:anchor="ref-bezzina2014does">
        <w:r w:rsidR="00571441">
          <w:rPr>
            <w:rStyle w:val="Hyperlink"/>
          </w:rPr>
          <w:t>2014</w:t>
        </w:r>
      </w:hyperlink>
      <w:r w:rsidR="00571441">
        <w:t xml:space="preserve">) also found no differences in learning between the two skinks in an associative learning task. Our results align with the latter study and suggest that </w:t>
      </w:r>
      <w:proofErr w:type="spellStart"/>
      <w:r w:rsidR="00571441">
        <w:t>behavioural</w:t>
      </w:r>
      <w:proofErr w:type="spellEnd"/>
      <w:r w:rsidR="00571441">
        <w:t xml:space="preserve"> flexibility does not differ between these species either. </w:t>
      </w:r>
      <w:r>
        <w:t>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w:t>
      </w:r>
      <w:r w:rsidR="00571441">
        <w:t xml:space="preserve">For example, previous studies have shown that </w:t>
      </w:r>
      <w:r w:rsidR="00571441">
        <w:rPr>
          <w:i/>
          <w:iCs/>
        </w:rPr>
        <w:t>L. delicata</w:t>
      </w:r>
      <w:r w:rsidR="00571441">
        <w:t xml:space="preserve"> more readily explores novel environments than </w:t>
      </w:r>
      <w:r w:rsidR="00571441">
        <w:rPr>
          <w:i/>
          <w:iCs/>
        </w:rPr>
        <w:t xml:space="preserve">L. </w:t>
      </w:r>
      <w:proofErr w:type="spellStart"/>
      <w:r w:rsidR="00571441">
        <w:rPr>
          <w:i/>
          <w:iCs/>
        </w:rPr>
        <w:t>guichenoti</w:t>
      </w:r>
      <w:proofErr w:type="spellEnd"/>
      <w:r w:rsidR="00571441">
        <w:t xml:space="preserve">, </w:t>
      </w:r>
      <w:r w:rsidR="00571441">
        <w:lastRenderedPageBreak/>
        <w:t xml:space="preserve">which can be advantageous during </w:t>
      </w:r>
      <w:proofErr w:type="spellStart"/>
      <w:r w:rsidR="00571441">
        <w:t>colonisation</w:t>
      </w:r>
      <w:proofErr w:type="spellEnd"/>
      <w:r w:rsidR="00571441">
        <w:t xml:space="preserve"> (</w:t>
      </w:r>
      <w:hyperlink w:anchor="ref-chapple_know_2011">
        <w:r w:rsidR="00571441">
          <w:rPr>
            <w:rStyle w:val="Hyperlink"/>
          </w:rPr>
          <w:t>Chapple et al., 2011</w:t>
        </w:r>
      </w:hyperlink>
      <w:r w:rsidR="00571441">
        <w:t xml:space="preserve">). </w:t>
      </w:r>
      <w:r>
        <w:t>Our results along with others’ (</w:t>
      </w:r>
      <w:proofErr w:type="spellStart"/>
      <w:r>
        <w:fldChar w:fldCharType="begin"/>
      </w:r>
      <w:r>
        <w:instrText>HYPERLINK \l "ref-bezzina2014does" \h</w:instrText>
      </w:r>
      <w:r>
        <w:fldChar w:fldCharType="separate"/>
      </w:r>
      <w:r>
        <w:rPr>
          <w:rStyle w:val="Hyperlink"/>
        </w:rPr>
        <w:t>Bezzina</w:t>
      </w:r>
      <w:proofErr w:type="spellEnd"/>
      <w:r>
        <w:rPr>
          <w:rStyle w:val="Hyperlink"/>
        </w:rPr>
        <w:t xml:space="preserve"> et al., 2014</w:t>
      </w:r>
      <w:r>
        <w:rPr>
          <w:rStyle w:val="Hyperlink"/>
        </w:rPr>
        <w:fldChar w:fldCharType="end"/>
      </w:r>
      <w:r>
        <w:t xml:space="preserve">) suggest that other aspects of their biology are more relevant for </w:t>
      </w:r>
      <w:r>
        <w:rPr>
          <w:i/>
          <w:iCs/>
        </w:rPr>
        <w:t>L. delicata</w:t>
      </w:r>
      <w:r>
        <w:t xml:space="preserve">’s success as invaders than learning and </w:t>
      </w:r>
      <w:proofErr w:type="spellStart"/>
      <w:r>
        <w:t>behavioural</w:t>
      </w:r>
      <w:proofErr w:type="spellEnd"/>
      <w:r>
        <w:t xml:space="preserve"> flexibility. Differences in exploratory </w:t>
      </w:r>
      <w:proofErr w:type="spellStart"/>
      <w:r>
        <w:t>behaviour</w:t>
      </w:r>
      <w:proofErr w:type="spellEnd"/>
      <w:r>
        <w:t xml:space="preserve"> </w:t>
      </w:r>
      <w:del w:id="56" w:author="Author">
        <w:r w:rsidDel="00692CEF">
          <w:delText xml:space="preserve">is </w:delText>
        </w:r>
      </w:del>
      <w:ins w:id="57" w:author="Author">
        <w:r w:rsidR="00692CEF">
          <w:t>are</w:t>
        </w:r>
        <w:r w:rsidR="00692CEF">
          <w:t xml:space="preserve"> </w:t>
        </w:r>
      </w:ins>
      <w:r>
        <w:t xml:space="preserve">likely to be the key factor explaining why </w:t>
      </w:r>
      <w:r>
        <w:rPr>
          <w:i/>
          <w:iCs/>
        </w:rPr>
        <w:t>L. delicata</w:t>
      </w:r>
      <w:r>
        <w:t xml:space="preserve"> and not </w:t>
      </w:r>
      <w:r>
        <w:rPr>
          <w:i/>
          <w:iCs/>
        </w:rPr>
        <w:t xml:space="preserve">L. </w:t>
      </w:r>
      <w:proofErr w:type="spellStart"/>
      <w:r>
        <w:rPr>
          <w:i/>
          <w:iCs/>
        </w:rPr>
        <w:t>guichenoti</w:t>
      </w:r>
      <w:proofErr w:type="spellEnd"/>
      <w:r>
        <w:t xml:space="preserve"> is better at </w:t>
      </w:r>
      <w:proofErr w:type="spellStart"/>
      <w:r>
        <w:t>colonising</w:t>
      </w:r>
      <w:proofErr w:type="spellEnd"/>
      <w:r>
        <w:t xml:space="preserve"> new areas (</w:t>
      </w:r>
      <w:hyperlink w:anchor="ref-chapple_know_2011">
        <w:r>
          <w:rPr>
            <w:rStyle w:val="Hyperlink"/>
          </w:rPr>
          <w:t>Chapple et al., 2011</w:t>
        </w:r>
      </w:hyperlink>
      <w:r>
        <w:t>).</w:t>
      </w:r>
    </w:p>
    <w:p w14:paraId="7E5276C3" w14:textId="7FD99E72" w:rsidR="00AB0994" w:rsidRDefault="00AB0994" w:rsidP="00AB0994">
      <w:pPr>
        <w:pStyle w:val="BodyText"/>
      </w:pPr>
      <w:ins w:id="58" w:author="Author">
        <w:r>
          <w:t xml:space="preserve">We acknowledge that sample size may be limiting our ability to detect the small effect sizes in our experiment given the uncertainty around slope contrasts between treatments (see 95% CI of contrasts in results). We </w:t>
        </w:r>
        <w:proofErr w:type="spellStart"/>
        <w:r>
          <w:t>analysed</w:t>
        </w:r>
        <w:proofErr w:type="spellEnd"/>
        <w:r>
          <w:t xml:space="preserve"> the </w:t>
        </w:r>
        <w:proofErr w:type="spellStart"/>
        <w:r>
          <w:t>behaviour</w:t>
        </w:r>
        <w:proofErr w:type="spellEnd"/>
        <w:r>
          <w:t xml:space="preserve"> of 81 individuals coming from a total of 36 unique clutches in </w:t>
        </w:r>
        <w:r>
          <w:rPr>
            <w:i/>
            <w:iCs/>
          </w:rPr>
          <w:t>L. delicata</w:t>
        </w:r>
        <w:r>
          <w:t xml:space="preserve"> and 33 in </w:t>
        </w:r>
        <w:r>
          <w:rPr>
            <w:i/>
            <w:iCs/>
          </w:rPr>
          <w:t xml:space="preserve">L. </w:t>
        </w:r>
        <w:proofErr w:type="spellStart"/>
        <w:r>
          <w:rPr>
            <w:i/>
            <w:iCs/>
          </w:rPr>
          <w:t>guichenoti</w:t>
        </w:r>
        <w:proofErr w:type="spellEnd"/>
        <w:r>
          <w:t xml:space="preserve">, yet it is challenging to do more animals than this given the logistical constraints associated with running such detailed cognitive trials. However, it is noteworthy that our effect sizes are very small and likely of little biological significance. For example, slopes of CORT-treated animals </w:t>
        </w:r>
        <w:proofErr w:type="gramStart"/>
        <w:r>
          <w:t>is</w:t>
        </w:r>
        <w:proofErr w:type="gramEnd"/>
        <w:r>
          <w:t xml:space="preserve"> 100.094% the slope of Controls in </w:t>
        </w:r>
        <w:r>
          <w:rPr>
            <w:i/>
            <w:iCs/>
          </w:rPr>
          <w:t>L. delicata</w:t>
        </w:r>
        <w:r>
          <w:t xml:space="preserve"> and 96.865% in </w:t>
        </w:r>
        <w:r>
          <w:rPr>
            <w:i/>
            <w:iCs/>
          </w:rPr>
          <w:t xml:space="preserve">L. </w:t>
        </w:r>
        <w:proofErr w:type="spellStart"/>
        <w:r>
          <w:rPr>
            <w:i/>
            <w:iCs/>
          </w:rPr>
          <w:t>guichenoti</w:t>
        </w:r>
        <w:proofErr w:type="spellEnd"/>
        <w:r>
          <w:t xml:space="preserve">, while the slope in hot-incubated lizards is 111.582% the slope of those incubated at cold temperatures in </w:t>
        </w:r>
        <w:r>
          <w:rPr>
            <w:i/>
            <w:iCs/>
          </w:rPr>
          <w:t>L. delicata</w:t>
        </w:r>
        <w:r>
          <w:t xml:space="preserve"> and 127.384% in </w:t>
        </w:r>
        <w:r>
          <w:rPr>
            <w:i/>
            <w:iCs/>
          </w:rPr>
          <w:t xml:space="preserve">L. </w:t>
        </w:r>
        <w:proofErr w:type="spellStart"/>
        <w:r>
          <w:rPr>
            <w:i/>
            <w:iCs/>
          </w:rPr>
          <w:t>guichenoti</w:t>
        </w:r>
        <w:proofErr w:type="spellEnd"/>
        <w:r>
          <w:t>.</w:t>
        </w:r>
      </w:ins>
    </w:p>
    <w:p w14:paraId="271A3FF7" w14:textId="3A41BA76" w:rsidR="008A72DD" w:rsidRDefault="00000000" w:rsidP="00AB0994">
      <w:pPr>
        <w:pStyle w:val="BodyText"/>
      </w:pPr>
      <w:r>
        <w:t xml:space="preserve">In conclusion, our results indicate that lizards performed the reversal learning task, a measure of </w:t>
      </w:r>
      <w:proofErr w:type="spellStart"/>
      <w:r>
        <w:t>behavioural</w:t>
      </w:r>
      <w:proofErr w:type="spellEnd"/>
      <w:r>
        <w:t xml:space="preserve"> flexibility, at similar rates, with no discernible differences between treatments or species. These findings contrast with our initial predictions and suggest that </w:t>
      </w:r>
      <w:proofErr w:type="spellStart"/>
      <w:r>
        <w:t>behavioural</w:t>
      </w:r>
      <w:proofErr w:type="spellEnd"/>
      <w:r>
        <w:t xml:space="preserve"> flexibility in both species is robust to </w:t>
      </w:r>
      <w:r w:rsidR="00DF4CF7">
        <w:t xml:space="preserve">early developmental </w:t>
      </w:r>
      <w:r>
        <w:t xml:space="preserve">insults (at least </w:t>
      </w:r>
      <w:del w:id="59" w:author="Author">
        <w:r w:rsidDel="00692CEF">
          <w:delText xml:space="preserve">for </w:delText>
        </w:r>
      </w:del>
      <w:ins w:id="60" w:author="Author">
        <w:r w:rsidR="00692CEF">
          <w:t>from</w:t>
        </w:r>
        <w:r w:rsidR="00692CEF">
          <w:t xml:space="preserve"> </w:t>
        </w:r>
      </w:ins>
      <w:r>
        <w:t xml:space="preserve">temperature and GCs). Furthermore, our results indicate that other aspects of the biology of </w:t>
      </w:r>
      <w:r>
        <w:rPr>
          <w:i/>
          <w:iCs/>
        </w:rPr>
        <w:t>L. delicata</w:t>
      </w:r>
      <w:r>
        <w:t xml:space="preserve"> may be more influential for their success as invaders than </w:t>
      </w:r>
      <w:proofErr w:type="spellStart"/>
      <w:r>
        <w:t>behavioural</w:t>
      </w:r>
      <w:proofErr w:type="spellEnd"/>
      <w:r>
        <w:t xml:space="preserve">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3514B4A8" w14:textId="77777777" w:rsidR="008A72DD" w:rsidRDefault="00000000" w:rsidP="00AB0994">
      <w:pPr>
        <w:pStyle w:val="Heading2"/>
      </w:pPr>
      <w:bookmarkStart w:id="61" w:name="data-accessibility"/>
      <w:bookmarkEnd w:id="54"/>
      <w:r>
        <w:t>Data accessibility</w:t>
      </w:r>
    </w:p>
    <w:p w14:paraId="76636745" w14:textId="77777777" w:rsidR="008A72DD" w:rsidRDefault="00000000" w:rsidP="00AB0994">
      <w:pPr>
        <w:pStyle w:val="FirstParagraph"/>
      </w:pPr>
      <w:r>
        <w:t xml:space="preserve">All data, data description, and R code are available in public repository </w:t>
      </w:r>
      <w:hyperlink r:id="rId9">
        <w:r>
          <w:rPr>
            <w:rStyle w:val="Hyperlink"/>
          </w:rPr>
          <w:t>https://github.com/Pablo-Recio/CORT_Temp_Behavioural_flexibility</w:t>
        </w:r>
      </w:hyperlink>
      <w:r>
        <w:t>.</w:t>
      </w:r>
    </w:p>
    <w:p w14:paraId="5E7DC4E4" w14:textId="77777777" w:rsidR="008A72DD" w:rsidRDefault="00000000" w:rsidP="00AB0994">
      <w:pPr>
        <w:pStyle w:val="Heading2"/>
      </w:pPr>
      <w:bookmarkStart w:id="62" w:name="declaration-of-ai-use"/>
      <w:bookmarkEnd w:id="61"/>
      <w:r>
        <w:t>Declaration of AI use</w:t>
      </w:r>
    </w:p>
    <w:p w14:paraId="19F73E37" w14:textId="77777777" w:rsidR="008A72DD" w:rsidRDefault="00000000" w:rsidP="00AB0994">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3D1A8039" w14:textId="77777777" w:rsidR="008A72DD" w:rsidRDefault="00000000" w:rsidP="00AB0994">
      <w:pPr>
        <w:pStyle w:val="Heading2"/>
      </w:pPr>
      <w:bookmarkStart w:id="63" w:name="authors-contributions"/>
      <w:bookmarkEnd w:id="62"/>
      <w:r>
        <w:t>Authors’ contributions</w:t>
      </w:r>
    </w:p>
    <w:p w14:paraId="3CB5E60C" w14:textId="77777777" w:rsidR="008A72DD" w:rsidRDefault="00000000" w:rsidP="00AB0994">
      <w:pPr>
        <w:pStyle w:val="FirstParagraph"/>
      </w:pPr>
      <w:r>
        <w:t xml:space="preserve">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w:t>
      </w:r>
      <w:r>
        <w:lastRenderedPageBreak/>
        <w:t>acquisition, project administration, resources, supervision, writing—review and editing.</w:t>
      </w:r>
      <w:r>
        <w:br/>
        <w:t>All authors gave final approval for publication and agreed to be held accountable for the work performed therein.</w:t>
      </w:r>
    </w:p>
    <w:p w14:paraId="29471DF2" w14:textId="77777777" w:rsidR="008A72DD" w:rsidRDefault="00000000" w:rsidP="00AB0994">
      <w:pPr>
        <w:pStyle w:val="Heading2"/>
      </w:pPr>
      <w:bookmarkStart w:id="64" w:name="conflict-of-interest-declaration"/>
      <w:bookmarkEnd w:id="63"/>
      <w:r>
        <w:t>Conflict of interest declaration</w:t>
      </w:r>
    </w:p>
    <w:p w14:paraId="2854A09C" w14:textId="77777777" w:rsidR="008A72DD" w:rsidRDefault="00000000" w:rsidP="00AB0994">
      <w:pPr>
        <w:pStyle w:val="FirstParagraph"/>
      </w:pPr>
      <w:r>
        <w:t>We declare we have no competing interests.</w:t>
      </w:r>
    </w:p>
    <w:p w14:paraId="51A25664" w14:textId="77777777" w:rsidR="008A72DD" w:rsidRDefault="00000000" w:rsidP="00AB0994">
      <w:pPr>
        <w:pStyle w:val="Heading2"/>
      </w:pPr>
      <w:bookmarkStart w:id="65" w:name="funding"/>
      <w:bookmarkEnd w:id="64"/>
      <w:r>
        <w:t>Funding</w:t>
      </w:r>
    </w:p>
    <w:p w14:paraId="5BD90C60" w14:textId="77777777" w:rsidR="008A72DD" w:rsidRDefault="00000000" w:rsidP="00AB0994">
      <w:pPr>
        <w:pStyle w:val="FirstParagraph"/>
      </w:pPr>
      <w:r>
        <w:t>This work was supported by a National Australian University fellowship (P.R.), the Australian Research Council (grant no. DP210101152) to D.N. and C.F., and the ACT Herpetological Association grant to P.R.</w:t>
      </w:r>
    </w:p>
    <w:p w14:paraId="30BC94BE" w14:textId="77777777" w:rsidR="008A72DD" w:rsidRDefault="00000000" w:rsidP="00AB0994">
      <w:pPr>
        <w:pStyle w:val="Heading2"/>
      </w:pPr>
      <w:bookmarkStart w:id="66" w:name="acknowledgements"/>
      <w:bookmarkEnd w:id="65"/>
      <w:r>
        <w:t>Acknowledgements</w:t>
      </w:r>
    </w:p>
    <w:p w14:paraId="4DA31D02" w14:textId="77777777" w:rsidR="008A72DD" w:rsidRDefault="00000000" w:rsidP="00AB0994">
      <w:pPr>
        <w:pStyle w:val="FirstParagraph"/>
      </w:pPr>
      <w:r>
        <w:t xml:space="preserve">We thank the help and assistance of our lab technicians Benjamin Durant and Michelle Stephens for taking care of the lizards. We are also grateful to ACTHA for the grant for the 3D printed feeders, and we also thank ANU </w:t>
      </w:r>
      <w:proofErr w:type="spellStart"/>
      <w:r>
        <w:t>MakerSpace</w:t>
      </w:r>
      <w:proofErr w:type="spellEnd"/>
      <w:r>
        <w:t>, where we designed and built the prototypes of the 3D printed feeders. Finally, we wish to acknowledge the anonymous reviewers for their valuable feedback on the manuscript.</w:t>
      </w:r>
    </w:p>
    <w:p w14:paraId="059CA35B" w14:textId="77777777" w:rsidR="008A72DD" w:rsidRDefault="00000000" w:rsidP="00AB0994">
      <w:pPr>
        <w:pStyle w:val="Heading2"/>
      </w:pPr>
      <w:bookmarkStart w:id="67" w:name="references"/>
      <w:bookmarkEnd w:id="66"/>
      <w:r>
        <w:t>References</w:t>
      </w:r>
    </w:p>
    <w:p w14:paraId="3DEF3FA8" w14:textId="77777777" w:rsidR="00AB0994" w:rsidRDefault="00AB0994" w:rsidP="00AB0994">
      <w:pPr>
        <w:pStyle w:val="Bibliography"/>
        <w:rPr>
          <w:ins w:id="68" w:author="Author"/>
        </w:rPr>
      </w:pPr>
      <w:bookmarkStart w:id="69" w:name="ref-abayarathna_effects_2020"/>
      <w:bookmarkStart w:id="70" w:name="refs"/>
      <w:proofErr w:type="spellStart"/>
      <w:ins w:id="71" w:author="Author">
        <w:r>
          <w:t>Abayarathna</w:t>
        </w:r>
        <w:proofErr w:type="spellEnd"/>
        <w:r>
          <w:t xml:space="preserve">, T., &amp; Webb, J. K. (2020). Effects of incubation temperatures on learning abilities of hatchling velvet geckos. </w:t>
        </w:r>
        <w:r>
          <w:rPr>
            <w:i/>
            <w:iCs/>
          </w:rPr>
          <w:t>Animal Cognition</w:t>
        </w:r>
        <w:r>
          <w:t xml:space="preserve">, </w:t>
        </w:r>
        <w:r>
          <w:rPr>
            <w:i/>
            <w:iCs/>
          </w:rPr>
          <w:t>23</w:t>
        </w:r>
        <w:r>
          <w:t xml:space="preserve">(4), 613–620. </w:t>
        </w:r>
        <w:r>
          <w:fldChar w:fldCharType="begin"/>
        </w:r>
        <w:r>
          <w:instrText>HYPERLINK "https://doi.org/10.1007/s10071-020-01365-4" \h</w:instrText>
        </w:r>
        <w:r>
          <w:fldChar w:fldCharType="separate"/>
        </w:r>
        <w:r>
          <w:rPr>
            <w:rStyle w:val="Hyperlink"/>
          </w:rPr>
          <w:t>https://doi.org/10.1007/s10071-020-01365-4</w:t>
        </w:r>
        <w:r>
          <w:rPr>
            <w:rStyle w:val="Hyperlink"/>
          </w:rPr>
          <w:fldChar w:fldCharType="end"/>
        </w:r>
      </w:ins>
    </w:p>
    <w:p w14:paraId="1E69E42E" w14:textId="77777777" w:rsidR="00AB0994" w:rsidRDefault="00AB0994" w:rsidP="00AB0994">
      <w:pPr>
        <w:pStyle w:val="Bibliography"/>
        <w:rPr>
          <w:ins w:id="72" w:author="Author"/>
        </w:rPr>
      </w:pPr>
      <w:ins w:id="73" w:author="Author">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r>
          <w:fldChar w:fldCharType="begin"/>
        </w:r>
        <w:r>
          <w:instrText>HYPERLINK "https://doi.org/10.1007/s10071-016-0993-2" \h</w:instrText>
        </w:r>
        <w:r>
          <w:fldChar w:fldCharType="separate"/>
        </w:r>
        <w:r>
          <w:rPr>
            <w:rStyle w:val="Hyperlink"/>
          </w:rPr>
          <w:t>https://doi.org/10.1007/s10071-016-0993-2</w:t>
        </w:r>
        <w:r>
          <w:rPr>
            <w:rStyle w:val="Hyperlink"/>
          </w:rPr>
          <w:fldChar w:fldCharType="end"/>
        </w:r>
      </w:ins>
    </w:p>
    <w:p w14:paraId="5F636B83" w14:textId="77777777" w:rsidR="00AB0994" w:rsidRDefault="00AB0994" w:rsidP="00AB0994">
      <w:pPr>
        <w:pStyle w:val="Bibliography"/>
        <w:rPr>
          <w:ins w:id="74" w:author="Author"/>
        </w:rPr>
      </w:pPr>
      <w:ins w:id="75" w:author="Author">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r>
          <w:fldChar w:fldCharType="begin"/>
        </w:r>
        <w:r>
          <w:instrText>HYPERLINK "https://doi.org/10.1007/s10071-013-0665-4" \h</w:instrText>
        </w:r>
        <w:r>
          <w:fldChar w:fldCharType="separate"/>
        </w:r>
        <w:r>
          <w:rPr>
            <w:rStyle w:val="Hyperlink"/>
          </w:rPr>
          <w:t>https://doi.org/10.1007/s10071-013-0665-4</w:t>
        </w:r>
        <w:r>
          <w:rPr>
            <w:rStyle w:val="Hyperlink"/>
          </w:rPr>
          <w:fldChar w:fldCharType="end"/>
        </w:r>
      </w:ins>
    </w:p>
    <w:p w14:paraId="04206047" w14:textId="77777777" w:rsidR="00AB0994" w:rsidRDefault="00AB0994" w:rsidP="00AB0994">
      <w:pPr>
        <w:pStyle w:val="Bibliography"/>
        <w:rPr>
          <w:ins w:id="76" w:author="Author"/>
        </w:rPr>
      </w:pPr>
      <w:ins w:id="77" w:author="Author">
        <w:r>
          <w:t xml:space="preserve">Amiel, J. J., &amp; Shine, R. (2012). Hotter nests produce smarter young lizards. </w:t>
        </w:r>
        <w:r>
          <w:rPr>
            <w:i/>
            <w:iCs/>
          </w:rPr>
          <w:t>Biology Letters</w:t>
        </w:r>
        <w:r>
          <w:t xml:space="preserve">, </w:t>
        </w:r>
        <w:r>
          <w:rPr>
            <w:i/>
            <w:iCs/>
          </w:rPr>
          <w:t>8</w:t>
        </w:r>
        <w:r>
          <w:t xml:space="preserve">(3), 372–374. </w:t>
        </w:r>
        <w:r>
          <w:fldChar w:fldCharType="begin"/>
        </w:r>
        <w:r>
          <w:instrText>HYPERLINK "https://doi.org/10.1098/rsbl.2011.1161" \h</w:instrText>
        </w:r>
        <w:r>
          <w:fldChar w:fldCharType="separate"/>
        </w:r>
        <w:r>
          <w:rPr>
            <w:rStyle w:val="Hyperlink"/>
          </w:rPr>
          <w:t>https://doi.org/10.1098/rsbl.2011.1161</w:t>
        </w:r>
        <w:r>
          <w:rPr>
            <w:rStyle w:val="Hyperlink"/>
          </w:rPr>
          <w:fldChar w:fldCharType="end"/>
        </w:r>
      </w:ins>
    </w:p>
    <w:p w14:paraId="691A358B" w14:textId="77777777" w:rsidR="00AB0994" w:rsidRDefault="00AB0994" w:rsidP="00AB0994">
      <w:pPr>
        <w:pStyle w:val="Bibliography"/>
        <w:rPr>
          <w:ins w:id="78" w:author="Author"/>
        </w:rPr>
      </w:pPr>
      <w:ins w:id="79" w:author="Author">
        <w:r>
          <w:t xml:space="preserve">Amiel, J. J., Tingley, R., &amp; Shine, R. (2011). Smart Moves: Effects of Relative Brain Size on Establishment Success of Invasive Amphibians and Reptiles. </w:t>
        </w:r>
        <w:proofErr w:type="spellStart"/>
        <w:r>
          <w:rPr>
            <w:i/>
            <w:iCs/>
          </w:rPr>
          <w:t>PLoS</w:t>
        </w:r>
        <w:proofErr w:type="spellEnd"/>
        <w:r>
          <w:rPr>
            <w:i/>
            <w:iCs/>
          </w:rPr>
          <w:t xml:space="preserve"> ONE</w:t>
        </w:r>
        <w:r>
          <w:t xml:space="preserve">, </w:t>
        </w:r>
        <w:r>
          <w:rPr>
            <w:i/>
            <w:iCs/>
          </w:rPr>
          <w:t>6</w:t>
        </w:r>
        <w:r>
          <w:t xml:space="preserve">(4), e18277. </w:t>
        </w:r>
        <w:r>
          <w:fldChar w:fldCharType="begin"/>
        </w:r>
        <w:r>
          <w:instrText>HYPERLINK "https://doi.org/10.1371/journal.pone.0018277" \h</w:instrText>
        </w:r>
        <w:r>
          <w:fldChar w:fldCharType="separate"/>
        </w:r>
        <w:r>
          <w:rPr>
            <w:rStyle w:val="Hyperlink"/>
          </w:rPr>
          <w:t>https://doi.org/10.1371/journal.pone.0018277</w:t>
        </w:r>
        <w:r>
          <w:rPr>
            <w:rStyle w:val="Hyperlink"/>
          </w:rPr>
          <w:fldChar w:fldCharType="end"/>
        </w:r>
      </w:ins>
    </w:p>
    <w:p w14:paraId="2D8506B7" w14:textId="77777777" w:rsidR="00AB0994" w:rsidRDefault="00AB0994" w:rsidP="00AB0994">
      <w:pPr>
        <w:pStyle w:val="Bibliography"/>
        <w:rPr>
          <w:ins w:id="80" w:author="Author"/>
        </w:rPr>
      </w:pPr>
      <w:ins w:id="81" w:author="Author">
        <w:r>
          <w:t xml:space="preserve">Baden, T., &amp; Osorio, D. (2019). The retinal basis of vertebrate color vision. </w:t>
        </w:r>
        <w:r>
          <w:rPr>
            <w:i/>
            <w:iCs/>
          </w:rPr>
          <w:t>Annual Review of Vision Science</w:t>
        </w:r>
        <w:r>
          <w:t xml:space="preserve">, 177–200. </w:t>
        </w:r>
        <w:r>
          <w:fldChar w:fldCharType="begin"/>
        </w:r>
        <w:r>
          <w:instrText>HYPERLINK "https://doi.org/10.1146/annurev-vision-091718-014926" \h</w:instrText>
        </w:r>
        <w:r>
          <w:fldChar w:fldCharType="separate"/>
        </w:r>
        <w:r>
          <w:rPr>
            <w:rStyle w:val="Hyperlink"/>
          </w:rPr>
          <w:t>https://doi.org/10.1146/annurev-vision-091718-014926</w:t>
        </w:r>
        <w:r>
          <w:rPr>
            <w:rStyle w:val="Hyperlink"/>
          </w:rPr>
          <w:fldChar w:fldCharType="end"/>
        </w:r>
      </w:ins>
    </w:p>
    <w:p w14:paraId="635F5F90" w14:textId="77777777" w:rsidR="00AB0994" w:rsidRDefault="00AB0994" w:rsidP="00AB0994">
      <w:pPr>
        <w:pStyle w:val="Bibliography"/>
        <w:rPr>
          <w:ins w:id="82" w:author="Author"/>
        </w:rPr>
      </w:pPr>
      <w:ins w:id="83" w:author="Author">
        <w:r>
          <w:t xml:space="preserve">Baker, J. K. (1979). The rainbow skink, </w:t>
        </w:r>
        <w:proofErr w:type="spellStart"/>
        <w:r>
          <w:t>lampropholis</w:t>
        </w:r>
        <w:proofErr w:type="spellEnd"/>
        <w:r>
          <w:t xml:space="preserve"> delicata, in </w:t>
        </w:r>
        <w:proofErr w:type="spellStart"/>
        <w:r>
          <w:t>hawaii</w:t>
        </w:r>
        <w:proofErr w:type="spellEnd"/>
        <w:r>
          <w:t xml:space="preserve">. </w:t>
        </w:r>
        <w:r>
          <w:rPr>
            <w:i/>
            <w:iCs/>
          </w:rPr>
          <w:t>Pacific Science</w:t>
        </w:r>
        <w:r>
          <w:t xml:space="preserve">, </w:t>
        </w:r>
        <w:r>
          <w:rPr>
            <w:i/>
            <w:iCs/>
          </w:rPr>
          <w:t>33</w:t>
        </w:r>
        <w:r>
          <w:t>(2), 207–212. https://doi.org/</w:t>
        </w:r>
        <w:r>
          <w:fldChar w:fldCharType="begin"/>
        </w:r>
        <w:r>
          <w:instrText>HYPERLINK "http://hdl.handle.net/10125/1470" \h</w:instrText>
        </w:r>
        <w:r>
          <w:fldChar w:fldCharType="separate"/>
        </w:r>
        <w:r>
          <w:rPr>
            <w:rStyle w:val="Hyperlink"/>
          </w:rPr>
          <w:t>http://hdl.handle.net/10125/1470</w:t>
        </w:r>
        <w:r>
          <w:rPr>
            <w:rStyle w:val="Hyperlink"/>
          </w:rPr>
          <w:fldChar w:fldCharType="end"/>
        </w:r>
      </w:ins>
    </w:p>
    <w:p w14:paraId="5CE20348" w14:textId="77777777" w:rsidR="00AB0994" w:rsidRDefault="00AB0994" w:rsidP="00AB0994">
      <w:pPr>
        <w:pStyle w:val="Bibliography"/>
        <w:rPr>
          <w:ins w:id="84" w:author="Author"/>
        </w:rPr>
      </w:pPr>
      <w:proofErr w:type="spellStart"/>
      <w:ins w:id="85" w:author="Author">
        <w:r>
          <w:lastRenderedPageBreak/>
          <w:t>Bebus</w:t>
        </w:r>
        <w:proofErr w:type="spellEnd"/>
        <w:r>
          <w:t xml:space="preserve">, S. E., Small, T. W., Jones, B. C., </w:t>
        </w:r>
        <w:proofErr w:type="spellStart"/>
        <w:r>
          <w:t>Elderbrock</w:t>
        </w:r>
        <w:proofErr w:type="spellEnd"/>
        <w:r>
          <w:t xml:space="preserve">, E. K., &amp; </w:t>
        </w:r>
        <w:proofErr w:type="spellStart"/>
        <w:r>
          <w:t>Schoech</w:t>
        </w:r>
        <w:proofErr w:type="spellEnd"/>
        <w:r>
          <w:t xml:space="preserve">, S. J. (2016). Associative learning is inversely related to reversal learning and varies with nestling corticosterone exposure. </w:t>
        </w:r>
        <w:r>
          <w:rPr>
            <w:i/>
            <w:iCs/>
          </w:rPr>
          <w:t xml:space="preserve">Animal </w:t>
        </w:r>
        <w:proofErr w:type="spellStart"/>
        <w:r>
          <w:rPr>
            <w:i/>
            <w:iCs/>
          </w:rPr>
          <w:t>Behaviour</w:t>
        </w:r>
        <w:proofErr w:type="spellEnd"/>
        <w:r>
          <w:t xml:space="preserve">, </w:t>
        </w:r>
        <w:r>
          <w:rPr>
            <w:i/>
            <w:iCs/>
          </w:rPr>
          <w:t>111</w:t>
        </w:r>
        <w:r>
          <w:t xml:space="preserve">, 251–260. </w:t>
        </w:r>
        <w:r>
          <w:fldChar w:fldCharType="begin"/>
        </w:r>
        <w:r>
          <w:instrText>HYPERLINK "https://doi.org/10.1016/j.anbehav.2015.10.027" \h</w:instrText>
        </w:r>
        <w:r>
          <w:fldChar w:fldCharType="separate"/>
        </w:r>
        <w:r>
          <w:rPr>
            <w:rStyle w:val="Hyperlink"/>
          </w:rPr>
          <w:t>https://doi.org/10.1016/j.anbehav.2015.10.027</w:t>
        </w:r>
        <w:r>
          <w:rPr>
            <w:rStyle w:val="Hyperlink"/>
          </w:rPr>
          <w:fldChar w:fldCharType="end"/>
        </w:r>
      </w:ins>
    </w:p>
    <w:p w14:paraId="65A4D78A" w14:textId="77777777" w:rsidR="00AB0994" w:rsidRDefault="00AB0994" w:rsidP="00AB0994">
      <w:pPr>
        <w:pStyle w:val="Bibliography"/>
        <w:rPr>
          <w:ins w:id="86" w:author="Author"/>
        </w:rPr>
      </w:pPr>
      <w:proofErr w:type="spellStart"/>
      <w:ins w:id="87" w:author="Author">
        <w:r>
          <w:t>Bezzina</w:t>
        </w:r>
        <w:proofErr w:type="spellEnd"/>
        <w:r>
          <w:t>, C. N., Amiel, J. J., &amp; Shine, R. (2014). Does invasion success reflect superior cognitive ability? A case study of two congeneric lizard species (</w:t>
        </w:r>
        <w:proofErr w:type="spellStart"/>
        <w:r>
          <w:t>lampropholis</w:t>
        </w:r>
        <w:proofErr w:type="spellEnd"/>
        <w:r>
          <w:t xml:space="preserve">, </w:t>
        </w:r>
        <w:proofErr w:type="spellStart"/>
        <w:r>
          <w:t>scincidae</w:t>
        </w:r>
        <w:proofErr w:type="spellEnd"/>
        <w:r>
          <w:t xml:space="preserve">). </w:t>
        </w:r>
        <w:proofErr w:type="spellStart"/>
        <w:r>
          <w:rPr>
            <w:i/>
            <w:iCs/>
          </w:rPr>
          <w:t>PLoS</w:t>
        </w:r>
        <w:proofErr w:type="spellEnd"/>
        <w:r>
          <w:rPr>
            <w:i/>
            <w:iCs/>
          </w:rPr>
          <w:t xml:space="preserve"> One</w:t>
        </w:r>
        <w:r>
          <w:t xml:space="preserve">, </w:t>
        </w:r>
        <w:r>
          <w:rPr>
            <w:i/>
            <w:iCs/>
          </w:rPr>
          <w:t>9</w:t>
        </w:r>
        <w:r>
          <w:t>(1), e86271. https://doi.org/</w:t>
        </w:r>
        <w:r>
          <w:fldChar w:fldCharType="begin"/>
        </w:r>
        <w:r>
          <w:instrText>HYPERLINK "https://doi.org/10.1371/journal.pone.0086271" \h</w:instrText>
        </w:r>
        <w:r>
          <w:fldChar w:fldCharType="separate"/>
        </w:r>
        <w:r>
          <w:rPr>
            <w:rStyle w:val="Hyperlink"/>
          </w:rPr>
          <w:t>https://doi.org/10.1371/journal.pone.0086271</w:t>
        </w:r>
        <w:r>
          <w:rPr>
            <w:rStyle w:val="Hyperlink"/>
          </w:rPr>
          <w:fldChar w:fldCharType="end"/>
        </w:r>
      </w:ins>
    </w:p>
    <w:p w14:paraId="7FEDC908" w14:textId="77777777" w:rsidR="00AB0994" w:rsidRDefault="00AB0994" w:rsidP="00AB0994">
      <w:pPr>
        <w:pStyle w:val="Bibliography"/>
        <w:rPr>
          <w:ins w:id="88" w:author="Author"/>
        </w:rPr>
      </w:pPr>
      <w:ins w:id="89" w:author="Author">
        <w:r>
          <w:t xml:space="preserve">Brown, V. J., &amp; Tait, D. S. (2010). Behavioral flexibility: Attentional shifting, rule switching and response reversal. </w:t>
        </w:r>
        <w:r>
          <w:rPr>
            <w:i/>
            <w:iCs/>
          </w:rPr>
          <w:t>Encyclopedia of Psychopharmacology, Springer-Verlag: Berlin</w:t>
        </w:r>
        <w:r>
          <w:t xml:space="preserve">, 209–213. </w:t>
        </w:r>
        <w:r>
          <w:fldChar w:fldCharType="begin"/>
        </w:r>
        <w:r>
          <w:instrText>HYPERLINK "https://doi.org/10.1007/978-3-540-68706-1" \h</w:instrText>
        </w:r>
        <w:r>
          <w:fldChar w:fldCharType="separate"/>
        </w:r>
        <w:r>
          <w:rPr>
            <w:rStyle w:val="Hyperlink"/>
          </w:rPr>
          <w:t>https://doi.org/10.1007/978-3-540-68706-1</w:t>
        </w:r>
        <w:r>
          <w:rPr>
            <w:rStyle w:val="Hyperlink"/>
          </w:rPr>
          <w:fldChar w:fldCharType="end"/>
        </w:r>
      </w:ins>
    </w:p>
    <w:p w14:paraId="60463A6E" w14:textId="77777777" w:rsidR="00AB0994" w:rsidRDefault="00AB0994" w:rsidP="00AB0994">
      <w:pPr>
        <w:pStyle w:val="Bibliography"/>
        <w:rPr>
          <w:ins w:id="90" w:author="Author"/>
        </w:rPr>
      </w:pPr>
      <w:proofErr w:type="spellStart"/>
      <w:ins w:id="91" w:author="Author">
        <w:r>
          <w:t>Brummelte</w:t>
        </w:r>
        <w:proofErr w:type="spellEnd"/>
        <w:r>
          <w:t xml:space="preserve">, S., &amp; Galea, L. A. (2010). Chronic high corticosterone reduces neurogenesis in the dentate gyrus of adult male and female rats. </w:t>
        </w:r>
        <w:r>
          <w:rPr>
            <w:i/>
            <w:iCs/>
          </w:rPr>
          <w:t>Neuroscience</w:t>
        </w:r>
        <w:r>
          <w:t xml:space="preserve">, </w:t>
        </w:r>
        <w:r>
          <w:rPr>
            <w:i/>
            <w:iCs/>
          </w:rPr>
          <w:t>168</w:t>
        </w:r>
        <w:r>
          <w:t>(3), 680–690. https://doi.org/</w:t>
        </w:r>
        <w:r>
          <w:fldChar w:fldCharType="begin"/>
        </w:r>
        <w:r>
          <w:instrText>HYPERLINK "https://doi.org/10.1016/j.neuroscience.2010.04.023" \h</w:instrText>
        </w:r>
        <w:r>
          <w:fldChar w:fldCharType="separate"/>
        </w:r>
        <w:r>
          <w:rPr>
            <w:rStyle w:val="Hyperlink"/>
          </w:rPr>
          <w:t>https://doi.org/10.1016/j.neuroscience.2010.04.023</w:t>
        </w:r>
        <w:r>
          <w:rPr>
            <w:rStyle w:val="Hyperlink"/>
          </w:rPr>
          <w:fldChar w:fldCharType="end"/>
        </w:r>
      </w:ins>
    </w:p>
    <w:p w14:paraId="013C77D7" w14:textId="77777777" w:rsidR="00AB0994" w:rsidRDefault="00AB0994" w:rsidP="00AB0994">
      <w:pPr>
        <w:pStyle w:val="Bibliography"/>
        <w:rPr>
          <w:ins w:id="92" w:author="Author"/>
        </w:rPr>
      </w:pPr>
      <w:proofErr w:type="spellStart"/>
      <w:ins w:id="93" w:author="Author">
        <w:r>
          <w:t>Bürkner</w:t>
        </w:r>
        <w:proofErr w:type="spellEnd"/>
        <w:r>
          <w:t xml:space="preserve">, P.-C. (2017). Brms: An r package for </w:t>
        </w:r>
        <w:proofErr w:type="spellStart"/>
        <w:r>
          <w:t>bayesian</w:t>
        </w:r>
        <w:proofErr w:type="spellEnd"/>
        <w:r>
          <w:t xml:space="preserve"> multilevel models using stan. </w:t>
        </w:r>
        <w:r>
          <w:rPr>
            <w:i/>
            <w:iCs/>
          </w:rPr>
          <w:t>Journal of Statistical Software</w:t>
        </w:r>
        <w:r>
          <w:t xml:space="preserve">, </w:t>
        </w:r>
        <w:r>
          <w:rPr>
            <w:i/>
            <w:iCs/>
          </w:rPr>
          <w:t>80</w:t>
        </w:r>
        <w:r>
          <w:t>, 1–28.</w:t>
        </w:r>
      </w:ins>
    </w:p>
    <w:p w14:paraId="07CE1979" w14:textId="77777777" w:rsidR="00AB0994" w:rsidRDefault="00AB0994" w:rsidP="00AB0994">
      <w:pPr>
        <w:pStyle w:val="Bibliography"/>
        <w:rPr>
          <w:ins w:id="94" w:author="Author"/>
        </w:rPr>
      </w:pPr>
      <w:ins w:id="95" w:author="Author">
        <w:r>
          <w:t xml:space="preserve">Carrasco, M. I., Zhang, J., &amp; Noble, D. W. (2024). Maternal investment and early thermal conditions affect performance and antipredator responses. </w:t>
        </w:r>
        <w:r>
          <w:rPr>
            <w:i/>
            <w:iCs/>
          </w:rPr>
          <w:t>Behavioral Ecology</w:t>
        </w:r>
        <w:r>
          <w:t>. https://doi.org/</w:t>
        </w:r>
        <w:r>
          <w:fldChar w:fldCharType="begin"/>
        </w:r>
        <w:r>
          <w:instrText>HYPERLINK "https://doi.org/10.1093/beheco/arae035" \h</w:instrText>
        </w:r>
        <w:r>
          <w:fldChar w:fldCharType="separate"/>
        </w:r>
        <w:r>
          <w:rPr>
            <w:rStyle w:val="Hyperlink"/>
          </w:rPr>
          <w:t>https://doi.org/10.1093/beheco/arae035</w:t>
        </w:r>
        <w:r>
          <w:rPr>
            <w:rStyle w:val="Hyperlink"/>
          </w:rPr>
          <w:fldChar w:fldCharType="end"/>
        </w:r>
      </w:ins>
    </w:p>
    <w:p w14:paraId="08B3EA70" w14:textId="77777777" w:rsidR="00AB0994" w:rsidRDefault="00AB0994" w:rsidP="00AB0994">
      <w:pPr>
        <w:pStyle w:val="Bibliography"/>
        <w:rPr>
          <w:ins w:id="96" w:author="Author"/>
        </w:rPr>
      </w:pPr>
      <w:ins w:id="97" w:author="Author">
        <w:r>
          <w:t>Chapple, D. G., Miller, K. A., Chaplin, K., Barnett, L., Thompson, M. B., &amp; Bray, R. D. (2014). Biology of the invasive delicate skink (</w:t>
        </w:r>
        <w:proofErr w:type="spellStart"/>
        <w:r>
          <w:t>Lampropholis</w:t>
        </w:r>
        <w:proofErr w:type="spellEnd"/>
        <w:r>
          <w:t xml:space="preserve"> delicata) on Lord Howe Island. </w:t>
        </w:r>
        <w:r>
          <w:rPr>
            <w:i/>
            <w:iCs/>
          </w:rPr>
          <w:t>Australian Journal of Zoology</w:t>
        </w:r>
        <w:r>
          <w:t xml:space="preserve">, </w:t>
        </w:r>
        <w:r>
          <w:rPr>
            <w:i/>
            <w:iCs/>
          </w:rPr>
          <w:t>62</w:t>
        </w:r>
        <w:r>
          <w:t>(6), 498. https://doi.org/</w:t>
        </w:r>
        <w:r>
          <w:fldChar w:fldCharType="begin"/>
        </w:r>
        <w:r>
          <w:instrText>HYPERLINK "https://doi.org/10.1071/ZO14098" \h</w:instrText>
        </w:r>
        <w:r>
          <w:fldChar w:fldCharType="separate"/>
        </w:r>
        <w:r>
          <w:rPr>
            <w:rStyle w:val="Hyperlink"/>
          </w:rPr>
          <w:t>https://doi.org/10.1071/ZO14098</w:t>
        </w:r>
        <w:r>
          <w:rPr>
            <w:rStyle w:val="Hyperlink"/>
          </w:rPr>
          <w:fldChar w:fldCharType="end"/>
        </w:r>
      </w:ins>
    </w:p>
    <w:p w14:paraId="7935817F" w14:textId="77777777" w:rsidR="00AB0994" w:rsidRDefault="00AB0994" w:rsidP="00AB0994">
      <w:pPr>
        <w:pStyle w:val="Bibliography"/>
        <w:rPr>
          <w:ins w:id="98" w:author="Author"/>
        </w:rPr>
      </w:pPr>
      <w:ins w:id="99" w:author="Author">
        <w:r>
          <w:t>Chapple, D. G., Miller, K. A., Chaplin, K., Barnett, L., Thompson, M. B., &amp; Bray, R. D. (2015). Biology of the invasive delicate skink (</w:t>
        </w:r>
        <w:proofErr w:type="spellStart"/>
        <w:r>
          <w:t>Lampropholis</w:t>
        </w:r>
        <w:proofErr w:type="spellEnd"/>
        <w:r>
          <w:t xml:space="preserve"> delicata) on lord howe island. </w:t>
        </w:r>
        <w:r>
          <w:rPr>
            <w:i/>
            <w:iCs/>
          </w:rPr>
          <w:t>Australian Journal of Zoology</w:t>
        </w:r>
        <w:r>
          <w:t xml:space="preserve">, </w:t>
        </w:r>
        <w:r>
          <w:rPr>
            <w:i/>
            <w:iCs/>
          </w:rPr>
          <w:t>62</w:t>
        </w:r>
        <w:r>
          <w:t>(6), 498–506. https://doi.org/</w:t>
        </w:r>
        <w:r>
          <w:fldChar w:fldCharType="begin"/>
        </w:r>
        <w:r>
          <w:instrText>HYPERLINK "https://doi.org/10.1071/ZO14098" \h</w:instrText>
        </w:r>
        <w:r>
          <w:fldChar w:fldCharType="separate"/>
        </w:r>
        <w:r>
          <w:rPr>
            <w:rStyle w:val="Hyperlink"/>
          </w:rPr>
          <w:t>https://doi.org/10.1071/ZO14098</w:t>
        </w:r>
        <w:r>
          <w:rPr>
            <w:rStyle w:val="Hyperlink"/>
          </w:rPr>
          <w:fldChar w:fldCharType="end"/>
        </w:r>
      </w:ins>
    </w:p>
    <w:p w14:paraId="14B5CD2D" w14:textId="77777777" w:rsidR="00AB0994" w:rsidRDefault="00AB0994" w:rsidP="00AB0994">
      <w:pPr>
        <w:pStyle w:val="Bibliography"/>
        <w:rPr>
          <w:ins w:id="100" w:author="Author"/>
        </w:rPr>
      </w:pPr>
      <w:ins w:id="101" w:author="Author">
        <w:r>
          <w:t>Chapple, D. G., Miller, K. A., Kraus, F., &amp; Thompson, M. B. (2013). Divergent introduction histories among invasive populations of the delicate skink (</w:t>
        </w:r>
        <w:proofErr w:type="spellStart"/>
        <w:r>
          <w:t>Lampropholis</w:t>
        </w:r>
        <w:proofErr w:type="spellEnd"/>
        <w:r>
          <w:t xml:space="preserve"> delicata): Has the importance of genetic admixture in the success of biological invasions been overemphasized? </w:t>
        </w:r>
        <w:r>
          <w:rPr>
            <w:i/>
            <w:iCs/>
          </w:rPr>
          <w:t>Diversity and Distributions</w:t>
        </w:r>
        <w:r>
          <w:t xml:space="preserve">, </w:t>
        </w:r>
        <w:r>
          <w:rPr>
            <w:i/>
            <w:iCs/>
          </w:rPr>
          <w:t>19</w:t>
        </w:r>
        <w:r>
          <w:t>(2), 134–146. https://doi.org/</w:t>
        </w:r>
        <w:r>
          <w:fldChar w:fldCharType="begin"/>
        </w:r>
        <w:r>
          <w:instrText>HYPERLINK "https://doi.org/10.1111/j.1472-4642.2012.00919.x" \h</w:instrText>
        </w:r>
        <w:r>
          <w:fldChar w:fldCharType="separate"/>
        </w:r>
        <w:r>
          <w:rPr>
            <w:rStyle w:val="Hyperlink"/>
          </w:rPr>
          <w:t>https://doi.org/10.1111/j.1472-4642.2012.00919.x</w:t>
        </w:r>
        <w:r>
          <w:rPr>
            <w:rStyle w:val="Hyperlink"/>
          </w:rPr>
          <w:fldChar w:fldCharType="end"/>
        </w:r>
      </w:ins>
    </w:p>
    <w:p w14:paraId="1D8D05F3" w14:textId="77777777" w:rsidR="00AB0994" w:rsidRDefault="00AB0994" w:rsidP="00AB0994">
      <w:pPr>
        <w:pStyle w:val="Bibliography"/>
        <w:rPr>
          <w:ins w:id="102" w:author="Author"/>
        </w:rPr>
      </w:pPr>
      <w:ins w:id="103" w:author="Author">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 xml:space="preserve">(1), 57–64. </w:t>
        </w:r>
        <w:r>
          <w:fldChar w:fldCharType="begin"/>
        </w:r>
        <w:r>
          <w:instrText>HYPERLINK "https://doi.org/10.1016/j.tree.2011.09.010" \h</w:instrText>
        </w:r>
        <w:r>
          <w:fldChar w:fldCharType="separate"/>
        </w:r>
        <w:r>
          <w:rPr>
            <w:rStyle w:val="Hyperlink"/>
          </w:rPr>
          <w:t>https://doi.org/10.1016/j.tree.2011.09.010</w:t>
        </w:r>
        <w:r>
          <w:rPr>
            <w:rStyle w:val="Hyperlink"/>
          </w:rPr>
          <w:fldChar w:fldCharType="end"/>
        </w:r>
      </w:ins>
    </w:p>
    <w:p w14:paraId="462A0382" w14:textId="77777777" w:rsidR="00AB0994" w:rsidRDefault="00AB0994" w:rsidP="00AB0994">
      <w:pPr>
        <w:pStyle w:val="Bibliography"/>
        <w:rPr>
          <w:ins w:id="104" w:author="Author"/>
        </w:rPr>
      </w:pPr>
      <w:ins w:id="105" w:author="Author">
        <w:r>
          <w:t xml:space="preserve">Chapple, D. G., Simmonds, S. M., &amp; Wong, B. B. M. (2011). Know when to run, know when to hide: Can behavioral differences explain the divergent invasion success of two sympatric lizards? </w:t>
        </w:r>
        <w:r>
          <w:rPr>
            <w:i/>
            <w:iCs/>
          </w:rPr>
          <w:t>Ecology and Evolution</w:t>
        </w:r>
        <w:r>
          <w:t xml:space="preserve">, </w:t>
        </w:r>
        <w:r>
          <w:rPr>
            <w:i/>
            <w:iCs/>
          </w:rPr>
          <w:t>1</w:t>
        </w:r>
        <w:r>
          <w:t xml:space="preserve">(3), 278–289. </w:t>
        </w:r>
        <w:r>
          <w:fldChar w:fldCharType="begin"/>
        </w:r>
        <w:r>
          <w:instrText>HYPERLINK "https://doi.org/10.1002/ece3.22" \h</w:instrText>
        </w:r>
        <w:r>
          <w:fldChar w:fldCharType="separate"/>
        </w:r>
        <w:r>
          <w:rPr>
            <w:rStyle w:val="Hyperlink"/>
          </w:rPr>
          <w:t>https://doi.org/10.1002/ece3.22</w:t>
        </w:r>
        <w:r>
          <w:rPr>
            <w:rStyle w:val="Hyperlink"/>
          </w:rPr>
          <w:fldChar w:fldCharType="end"/>
        </w:r>
      </w:ins>
    </w:p>
    <w:p w14:paraId="54D56FF6" w14:textId="77777777" w:rsidR="00AB0994" w:rsidRDefault="00AB0994" w:rsidP="00AB0994">
      <w:pPr>
        <w:pStyle w:val="Bibliography"/>
        <w:rPr>
          <w:ins w:id="106" w:author="Author"/>
        </w:rPr>
      </w:pPr>
      <w:ins w:id="107" w:author="Author">
        <w:r>
          <w:t xml:space="preserve">Chapple, D. G., Whitaker, A. H., Chapple, S. N., Miller, K. A., &amp; Thompson, M. B. (2013). Biosecurity interceptions of an invasive lizard: Origin of stowaways and human-assisted spread within New Zealand. </w:t>
        </w:r>
        <w:r>
          <w:rPr>
            <w:i/>
            <w:iCs/>
          </w:rPr>
          <w:t>Evolutionary Applications</w:t>
        </w:r>
        <w:r>
          <w:t xml:space="preserve">, </w:t>
        </w:r>
        <w:r>
          <w:rPr>
            <w:i/>
            <w:iCs/>
          </w:rPr>
          <w:t>6</w:t>
        </w:r>
        <w:r>
          <w:t>(2), 324–339. https://doi.org/</w:t>
        </w:r>
        <w:r>
          <w:fldChar w:fldCharType="begin"/>
        </w:r>
        <w:r>
          <w:instrText>HYPERLINK "https://doi.org/10.1111/eva.12002" \h</w:instrText>
        </w:r>
        <w:r>
          <w:fldChar w:fldCharType="separate"/>
        </w:r>
        <w:r>
          <w:rPr>
            <w:rStyle w:val="Hyperlink"/>
          </w:rPr>
          <w:t>https://doi.org/10.1111/eva.12002</w:t>
        </w:r>
        <w:r>
          <w:rPr>
            <w:rStyle w:val="Hyperlink"/>
          </w:rPr>
          <w:fldChar w:fldCharType="end"/>
        </w:r>
      </w:ins>
    </w:p>
    <w:p w14:paraId="1B351320" w14:textId="77777777" w:rsidR="00AB0994" w:rsidRDefault="00AB0994" w:rsidP="00AB0994">
      <w:pPr>
        <w:pStyle w:val="Bibliography"/>
        <w:rPr>
          <w:ins w:id="108" w:author="Author"/>
        </w:rPr>
      </w:pPr>
      <w:ins w:id="109" w:author="Author">
        <w:r>
          <w:lastRenderedPageBreak/>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w:t>
        </w:r>
        <w:r>
          <w:fldChar w:fldCharType="begin"/>
        </w:r>
        <w:r>
          <w:instrText>HYPERLINK "https://doi.org/10.1111/j.1469-7998.2010.00764.x" \h</w:instrText>
        </w:r>
        <w:r>
          <w:fldChar w:fldCharType="separate"/>
        </w:r>
        <w:r>
          <w:rPr>
            <w:rStyle w:val="Hyperlink"/>
          </w:rPr>
          <w:t>https://doi.org/10.1111/j.1469-7998.2010.00764.x</w:t>
        </w:r>
        <w:r>
          <w:rPr>
            <w:rStyle w:val="Hyperlink"/>
          </w:rPr>
          <w:fldChar w:fldCharType="end"/>
        </w:r>
      </w:ins>
    </w:p>
    <w:p w14:paraId="5E2B7589" w14:textId="77777777" w:rsidR="00AB0994" w:rsidRDefault="00AB0994" w:rsidP="00AB0994">
      <w:pPr>
        <w:pStyle w:val="Bibliography"/>
        <w:rPr>
          <w:ins w:id="110" w:author="Author"/>
        </w:rPr>
      </w:pPr>
      <w:ins w:id="111" w:author="Author">
        <w:r>
          <w:t xml:space="preserve">Clark, B. F., Amiel, J. J., Shine, R., Noble, D. W. A., &amp; Whiting, M. J. (2014). </w:t>
        </w:r>
        <w:proofErr w:type="spellStart"/>
        <w:r>
          <w:t>Colour</w:t>
        </w:r>
        <w:proofErr w:type="spellEnd"/>
        <w:r>
          <w:t xml:space="preserve"> discrimination and associative learning in hatchling lizards incubated at “hot” and “cold” temperatures. </w:t>
        </w:r>
        <w:r>
          <w:rPr>
            <w:i/>
            <w:iCs/>
          </w:rPr>
          <w:t>Behavioral Ecology and Sociobiology</w:t>
        </w:r>
        <w:r>
          <w:t xml:space="preserve">, </w:t>
        </w:r>
        <w:r>
          <w:rPr>
            <w:i/>
            <w:iCs/>
          </w:rPr>
          <w:t>68</w:t>
        </w:r>
        <w:r>
          <w:t xml:space="preserve">(2), 239–247. </w:t>
        </w:r>
        <w:r>
          <w:fldChar w:fldCharType="begin"/>
        </w:r>
        <w:r>
          <w:instrText>HYPERLINK "https://doi.org/10.1007/s00265-013-1639-x" \h</w:instrText>
        </w:r>
        <w:r>
          <w:fldChar w:fldCharType="separate"/>
        </w:r>
        <w:r>
          <w:rPr>
            <w:rStyle w:val="Hyperlink"/>
          </w:rPr>
          <w:t>https://doi.org/10.1007/s00265-013-1639-x</w:t>
        </w:r>
        <w:r>
          <w:rPr>
            <w:rStyle w:val="Hyperlink"/>
          </w:rPr>
          <w:fldChar w:fldCharType="end"/>
        </w:r>
      </w:ins>
    </w:p>
    <w:p w14:paraId="4448EA7A" w14:textId="77777777" w:rsidR="00AB0994" w:rsidRDefault="00AB0994" w:rsidP="00AB0994">
      <w:pPr>
        <w:pStyle w:val="Bibliography"/>
        <w:rPr>
          <w:ins w:id="112" w:author="Author"/>
        </w:rPr>
      </w:pPr>
      <w:proofErr w:type="spellStart"/>
      <w:ins w:id="113" w:author="Author">
        <w:r>
          <w:t>Coomber</w:t>
        </w:r>
        <w:proofErr w:type="spellEnd"/>
        <w:r>
          <w:t>, P., Crews, D., &amp; Gonzalez-Lima, F. (1997). Independent effects of incubation temperature and gonadal sex on the volume and metabolic capacity of brain nuclei in the leopard gecko (</w:t>
        </w:r>
        <w:proofErr w:type="spellStart"/>
        <w:r>
          <w:t>Eublepharis</w:t>
        </w:r>
        <w:proofErr w:type="spellEnd"/>
        <w:r>
          <w:t xml:space="preserve"> </w:t>
        </w:r>
        <w:proofErr w:type="spellStart"/>
        <w:r>
          <w:t>macularius</w:t>
        </w:r>
        <w:proofErr w:type="spellEnd"/>
        <w:r>
          <w:t xml:space="preserve">), a lizard with temperature-dependent sex determination. </w:t>
        </w:r>
        <w:r>
          <w:rPr>
            <w:i/>
            <w:iCs/>
          </w:rPr>
          <w:t>The Journal of Comparative Neurology</w:t>
        </w:r>
        <w:r>
          <w:t xml:space="preserve">, </w:t>
        </w:r>
        <w:r>
          <w:rPr>
            <w:i/>
            <w:iCs/>
          </w:rPr>
          <w:t>380</w:t>
        </w:r>
        <w:r>
          <w:t xml:space="preserve">(3), 409–421. </w:t>
        </w:r>
        <w:r>
          <w:fldChar w:fldCharType="begin"/>
        </w:r>
        <w:r>
          <w:instrText>HYPERLINK "https://doi.org/10.1002/(SICI)1096-9861(19970414)380:3%3c409::AID-CNE9%3e3.0.CO;2-6" \h</w:instrText>
        </w:r>
        <w:r>
          <w:fldChar w:fldCharType="separate"/>
        </w:r>
        <w:r>
          <w:rPr>
            <w:rStyle w:val="Hyperlink"/>
          </w:rPr>
          <w:t>https://doi.org/10.1002/(SICI)1096-9861(19970414)380:3&lt;409::AID-CNE9&gt;3.0.CO;2-6</w:t>
        </w:r>
        <w:r>
          <w:rPr>
            <w:rStyle w:val="Hyperlink"/>
          </w:rPr>
          <w:fldChar w:fldCharType="end"/>
        </w:r>
      </w:ins>
    </w:p>
    <w:p w14:paraId="3C581EC4" w14:textId="77777777" w:rsidR="00AB0994" w:rsidRDefault="00AB0994" w:rsidP="00AB0994">
      <w:pPr>
        <w:pStyle w:val="Bibliography"/>
        <w:rPr>
          <w:ins w:id="114" w:author="Author"/>
        </w:rPr>
      </w:pPr>
      <w:proofErr w:type="spellStart"/>
      <w:ins w:id="115" w:author="Author">
        <w:r>
          <w:t>Crino</w:t>
        </w:r>
        <w:proofErr w:type="spellEnd"/>
        <w:r>
          <w:t xml:space="preserve">, O. L., </w:t>
        </w:r>
        <w:proofErr w:type="spellStart"/>
        <w:r>
          <w:t>Bonduriansky</w:t>
        </w:r>
        <w:proofErr w:type="spellEnd"/>
        <w:r>
          <w:t xml:space="preserve">, R., Martin, L. B., &amp; Noble, D. W. A. (2023). A conceptual framework for understanding </w:t>
        </w:r>
        <w:proofErr w:type="spellStart"/>
        <w:r>
          <w:t>stressinduced</w:t>
        </w:r>
        <w:proofErr w:type="spellEnd"/>
        <w:r>
          <w:t xml:space="preserve"> physiological and transgenerational effects on population responses to climate change. </w:t>
        </w:r>
        <w:r>
          <w:rPr>
            <w:i/>
            <w:iCs/>
          </w:rPr>
          <w:t>Evolution Letters</w:t>
        </w:r>
        <w:r>
          <w:t>. https://doi.org/</w:t>
        </w:r>
        <w:r>
          <w:fldChar w:fldCharType="begin"/>
        </w:r>
        <w:r>
          <w:instrText>HYPERLINK "https://doi.org/10.1093/evlett/qrad037" \h</w:instrText>
        </w:r>
        <w:r>
          <w:fldChar w:fldCharType="separate"/>
        </w:r>
        <w:r>
          <w:rPr>
            <w:rStyle w:val="Hyperlink"/>
          </w:rPr>
          <w:t>https://doi.org/10.1093/evlett/qrad037</w:t>
        </w:r>
        <w:r>
          <w:rPr>
            <w:rStyle w:val="Hyperlink"/>
          </w:rPr>
          <w:fldChar w:fldCharType="end"/>
        </w:r>
      </w:ins>
    </w:p>
    <w:p w14:paraId="1BA113E1" w14:textId="77777777" w:rsidR="00AB0994" w:rsidRDefault="00AB0994" w:rsidP="00AB0994">
      <w:pPr>
        <w:pStyle w:val="Bibliography"/>
        <w:rPr>
          <w:ins w:id="116" w:author="Author"/>
        </w:rPr>
      </w:pPr>
      <w:proofErr w:type="spellStart"/>
      <w:ins w:id="117" w:author="Author">
        <w:r>
          <w:t>Crino</w:t>
        </w:r>
        <w:proofErr w:type="spellEnd"/>
        <w:r>
          <w:t xml:space="preserve">, O. L., Driscoll, S. C., &amp; </w:t>
        </w:r>
        <w:proofErr w:type="spellStart"/>
        <w:r>
          <w:t>Breuner</w:t>
        </w:r>
        <w:proofErr w:type="spellEnd"/>
        <w:r>
          <w:t xml:space="preserve">,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r>
          <w:fldChar w:fldCharType="begin"/>
        </w:r>
        <w:r>
          <w:instrText>HYPERLINK "https://doi.org/10.1016/j.ygcen.2013.10.006" \h</w:instrText>
        </w:r>
        <w:r>
          <w:fldChar w:fldCharType="separate"/>
        </w:r>
        <w:r>
          <w:rPr>
            <w:rStyle w:val="Hyperlink"/>
          </w:rPr>
          <w:t>https://doi.org/10.1016/j.ygcen.2013.10.006</w:t>
        </w:r>
        <w:r>
          <w:rPr>
            <w:rStyle w:val="Hyperlink"/>
          </w:rPr>
          <w:fldChar w:fldCharType="end"/>
        </w:r>
      </w:ins>
    </w:p>
    <w:p w14:paraId="0D846DF1" w14:textId="77777777" w:rsidR="00AB0994" w:rsidRDefault="00AB0994" w:rsidP="00AB0994">
      <w:pPr>
        <w:pStyle w:val="Bibliography"/>
        <w:rPr>
          <w:ins w:id="118" w:author="Author"/>
        </w:rPr>
      </w:pPr>
      <w:bookmarkStart w:id="119" w:name="ref-crino2024eggs"/>
      <w:proofErr w:type="spellStart"/>
      <w:ins w:id="120" w:author="Author">
        <w:r>
          <w:t>Crino</w:t>
        </w:r>
        <w:proofErr w:type="spellEnd"/>
        <w:r>
          <w:t xml:space="preserve">, O., Wild, K. H., Friesen, C. R., Leibold, D. C., Laven, N., </w:t>
        </w:r>
        <w:proofErr w:type="spellStart"/>
        <w:r>
          <w:t>Peardon</w:t>
        </w:r>
        <w:proofErr w:type="spellEnd"/>
        <w:r>
          <w:t xml:space="preserve">, A. Y., Recio, P., Noble, D. W., et al. (2024). From eggs to adulthood: sustained effects of early developmental temperature and corticosterone exposure on physiology and body size in an </w:t>
        </w:r>
        <w:proofErr w:type="spellStart"/>
        <w:r>
          <w:t>australian</w:t>
        </w:r>
        <w:proofErr w:type="spellEnd"/>
        <w:r>
          <w:t xml:space="preserve"> lizard. </w:t>
        </w:r>
        <w:proofErr w:type="spellStart"/>
        <w:r>
          <w:rPr>
            <w:i/>
            <w:iCs/>
          </w:rPr>
          <w:t>EcoEvoRxiv</w:t>
        </w:r>
        <w:proofErr w:type="spellEnd"/>
        <w:r>
          <w:t>. https://doi.org/</w:t>
        </w:r>
        <w:r>
          <w:fldChar w:fldCharType="begin"/>
        </w:r>
        <w:r>
          <w:instrText>HYPERLINK "https://doi.org/10.32942/X25W38" \h</w:instrText>
        </w:r>
        <w:r>
          <w:fldChar w:fldCharType="separate"/>
        </w:r>
        <w:r>
          <w:rPr>
            <w:rStyle w:val="Hyperlink"/>
          </w:rPr>
          <w:t>https://doi.org/10.32942/X25W38</w:t>
        </w:r>
        <w:r>
          <w:rPr>
            <w:rStyle w:val="Hyperlink"/>
          </w:rPr>
          <w:fldChar w:fldCharType="end"/>
        </w:r>
      </w:ins>
    </w:p>
    <w:bookmarkEnd w:id="119"/>
    <w:p w14:paraId="2C7A69CE" w14:textId="77777777" w:rsidR="00AB0994" w:rsidRDefault="00AB0994" w:rsidP="00AB0994">
      <w:pPr>
        <w:pStyle w:val="Bibliography"/>
        <w:rPr>
          <w:ins w:id="121" w:author="Author"/>
        </w:rPr>
      </w:pPr>
      <w:ins w:id="122" w:author="Author">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r>
          <w:fldChar w:fldCharType="begin"/>
        </w:r>
        <w:r>
          <w:instrText>HYPERLINK "https://doi.org/10.1098/rsbl.2017.0002" \h</w:instrText>
        </w:r>
        <w:r>
          <w:fldChar w:fldCharType="separate"/>
        </w:r>
        <w:r>
          <w:rPr>
            <w:rStyle w:val="Hyperlink"/>
          </w:rPr>
          <w:t>https://doi.org/10.1098/rsbl.2017.0002</w:t>
        </w:r>
        <w:r>
          <w:rPr>
            <w:rStyle w:val="Hyperlink"/>
          </w:rPr>
          <w:fldChar w:fldCharType="end"/>
        </w:r>
      </w:ins>
    </w:p>
    <w:p w14:paraId="6F39C09A" w14:textId="77777777" w:rsidR="00AB0994" w:rsidRDefault="00AB0994" w:rsidP="00AB0994">
      <w:pPr>
        <w:pStyle w:val="Bibliography"/>
        <w:rPr>
          <w:ins w:id="123" w:author="Author"/>
        </w:rPr>
      </w:pPr>
      <w:ins w:id="124" w:author="Author">
        <w:r>
          <w:t xml:space="preserve">Dissanayake, D. S., </w:t>
        </w:r>
        <w:proofErr w:type="spellStart"/>
        <w:r>
          <w:t>Holleley</w:t>
        </w:r>
        <w:proofErr w:type="spellEnd"/>
        <w:r>
          <w:t xml:space="preserve">, C. E., &amp; Georges, A. (2021). Effects of natural nest temperatures on sex reversal and sex ratios in an </w:t>
        </w:r>
        <w:proofErr w:type="spellStart"/>
        <w:r>
          <w:t>australian</w:t>
        </w:r>
        <w:proofErr w:type="spellEnd"/>
        <w:r>
          <w:t xml:space="preserve"> alpine skink. </w:t>
        </w:r>
        <w:r>
          <w:rPr>
            <w:i/>
            <w:iCs/>
          </w:rPr>
          <w:t>Scientific Reports</w:t>
        </w:r>
        <w:r>
          <w:t xml:space="preserve">, </w:t>
        </w:r>
        <w:r>
          <w:rPr>
            <w:i/>
            <w:iCs/>
          </w:rPr>
          <w:t>11</w:t>
        </w:r>
        <w:r>
          <w:t>(1), 20093. https://doi.org/</w:t>
        </w:r>
        <w:r>
          <w:fldChar w:fldCharType="begin"/>
        </w:r>
        <w:r>
          <w:instrText>HYPERLINK "https://doi.org/10.1038/s41598-021-99702-1" \h</w:instrText>
        </w:r>
        <w:r>
          <w:fldChar w:fldCharType="separate"/>
        </w:r>
        <w:r>
          <w:rPr>
            <w:rStyle w:val="Hyperlink"/>
          </w:rPr>
          <w:t>https://doi.org/10.1038/s41598-021-99702-1</w:t>
        </w:r>
        <w:r>
          <w:rPr>
            <w:rStyle w:val="Hyperlink"/>
          </w:rPr>
          <w:fldChar w:fldCharType="end"/>
        </w:r>
      </w:ins>
    </w:p>
    <w:p w14:paraId="159EB9B3" w14:textId="77777777" w:rsidR="00AB0994" w:rsidRDefault="00AB0994" w:rsidP="00AB0994">
      <w:pPr>
        <w:pStyle w:val="Bibliography"/>
        <w:rPr>
          <w:ins w:id="125" w:author="Author"/>
        </w:rPr>
      </w:pPr>
      <w:ins w:id="126" w:author="Author">
        <w:r>
          <w:t xml:space="preserve">Du, J., Wang, Y., Hunter, R., Wei, Y., Blumenthal, R., Falke, C., </w:t>
        </w:r>
        <w:proofErr w:type="spellStart"/>
        <w:r>
          <w:t>Khairova</w:t>
        </w:r>
        <w:proofErr w:type="spellEnd"/>
        <w:r>
          <w:t xml:space="preserve">,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r>
          <w:fldChar w:fldCharType="begin"/>
        </w:r>
        <w:r>
          <w:instrText>HYPERLINK "https://doi.org/10.1073/pnas.0812671106" \h</w:instrText>
        </w:r>
        <w:r>
          <w:fldChar w:fldCharType="separate"/>
        </w:r>
        <w:r>
          <w:rPr>
            <w:rStyle w:val="Hyperlink"/>
          </w:rPr>
          <w:t>https://doi.org/10.1073/pnas.0812671106</w:t>
        </w:r>
        <w:r>
          <w:rPr>
            <w:rStyle w:val="Hyperlink"/>
          </w:rPr>
          <w:fldChar w:fldCharType="end"/>
        </w:r>
      </w:ins>
    </w:p>
    <w:p w14:paraId="0546D522" w14:textId="77777777" w:rsidR="00AB0994" w:rsidRDefault="00AB0994" w:rsidP="00AB0994">
      <w:pPr>
        <w:pStyle w:val="Bibliography"/>
        <w:rPr>
          <w:ins w:id="127" w:author="Author"/>
        </w:rPr>
      </w:pPr>
      <w:ins w:id="128" w:author="Author">
        <w:r>
          <w:t xml:space="preserve">Farrell, T. M., Morgan, A., &amp; MacDougall-Shackleton, S. A. (2016). Developmental stress impairs performance on an association task in male and female </w:t>
        </w:r>
        <w:proofErr w:type="gramStart"/>
        <w:r>
          <w:t>songbirds, but</w:t>
        </w:r>
        <w:proofErr w:type="gramEnd"/>
        <w:r>
          <w:t xml:space="preserve"> impairs auditory learning in females only. </w:t>
        </w:r>
        <w:r>
          <w:rPr>
            <w:i/>
            <w:iCs/>
          </w:rPr>
          <w:t>Animal Cognition</w:t>
        </w:r>
        <w:r>
          <w:t xml:space="preserve">, </w:t>
        </w:r>
        <w:r>
          <w:rPr>
            <w:i/>
            <w:iCs/>
          </w:rPr>
          <w:t>19</w:t>
        </w:r>
        <w:r>
          <w:t xml:space="preserve">(1), 1–14. </w:t>
        </w:r>
        <w:r>
          <w:fldChar w:fldCharType="begin"/>
        </w:r>
        <w:r>
          <w:instrText>HYPERLINK "https://doi.org/10.1007/s10071-015-0908-7" \h</w:instrText>
        </w:r>
        <w:r>
          <w:fldChar w:fldCharType="separate"/>
        </w:r>
        <w:r>
          <w:rPr>
            <w:rStyle w:val="Hyperlink"/>
          </w:rPr>
          <w:t>https://doi.org/10.1007/s10071-015-0908-7</w:t>
        </w:r>
        <w:r>
          <w:rPr>
            <w:rStyle w:val="Hyperlink"/>
          </w:rPr>
          <w:fldChar w:fldCharType="end"/>
        </w:r>
      </w:ins>
    </w:p>
    <w:p w14:paraId="096B294F" w14:textId="77777777" w:rsidR="00AB0994" w:rsidRDefault="00AB0994" w:rsidP="00AB0994">
      <w:pPr>
        <w:pStyle w:val="Bibliography"/>
        <w:rPr>
          <w:ins w:id="129" w:author="Author"/>
        </w:rPr>
      </w:pPr>
      <w:ins w:id="130" w:author="Author">
        <w:r>
          <w:lastRenderedPageBreak/>
          <w:t xml:space="preserve">Feng, S., McGhee, K. E., &amp; Bell, A. M. (2015). Effect of maternal predator exposure on the ability of stickleback offspring to generalize a learned </w:t>
        </w:r>
        <w:proofErr w:type="spellStart"/>
        <w:r>
          <w:t>colour</w:t>
        </w:r>
        <w:proofErr w:type="spellEnd"/>
        <w:r>
          <w:t xml:space="preserve">-reward association. </w:t>
        </w:r>
        <w:r>
          <w:rPr>
            <w:i/>
            <w:iCs/>
          </w:rPr>
          <w:t xml:space="preserve">Animal </w:t>
        </w:r>
        <w:proofErr w:type="spellStart"/>
        <w:r>
          <w:rPr>
            <w:i/>
            <w:iCs/>
          </w:rPr>
          <w:t>Behaviour</w:t>
        </w:r>
        <w:proofErr w:type="spellEnd"/>
        <w:r>
          <w:t xml:space="preserve">, </w:t>
        </w:r>
        <w:r>
          <w:rPr>
            <w:i/>
            <w:iCs/>
          </w:rPr>
          <w:t>107</w:t>
        </w:r>
        <w:r>
          <w:t>, 61–69. https://doi.org/</w:t>
        </w:r>
        <w:r>
          <w:fldChar w:fldCharType="begin"/>
        </w:r>
        <w:r>
          <w:instrText>HYPERLINK "https://doi.org/10.1016/j.anbehav.2015.05.024" \h</w:instrText>
        </w:r>
        <w:r>
          <w:fldChar w:fldCharType="separate"/>
        </w:r>
        <w:r>
          <w:rPr>
            <w:rStyle w:val="Hyperlink"/>
          </w:rPr>
          <w:t>https://doi.org/10.1016/j.anbehav.2015.05.024</w:t>
        </w:r>
        <w:r>
          <w:rPr>
            <w:rStyle w:val="Hyperlink"/>
          </w:rPr>
          <w:fldChar w:fldCharType="end"/>
        </w:r>
      </w:ins>
    </w:p>
    <w:p w14:paraId="6F1C78C3" w14:textId="77777777" w:rsidR="00AB0994" w:rsidRDefault="00AB0994" w:rsidP="00AB0994">
      <w:pPr>
        <w:pStyle w:val="Bibliography"/>
        <w:rPr>
          <w:ins w:id="131" w:author="Author"/>
        </w:rPr>
      </w:pPr>
      <w:bookmarkStart w:id="132" w:name="ref-gapp2014early"/>
      <w:ins w:id="133" w:author="Author">
        <w:r>
          <w:t>Gapp, K., Soldado-</w:t>
        </w:r>
        <w:proofErr w:type="spellStart"/>
        <w:r>
          <w:t>Magraner</w:t>
        </w:r>
        <w:proofErr w:type="spellEnd"/>
        <w:r>
          <w:t xml:space="preserve">, S., Alvarez-Sánchez, M., </w:t>
        </w:r>
        <w:proofErr w:type="spellStart"/>
        <w:r>
          <w:t>Bohacek</w:t>
        </w:r>
        <w:proofErr w:type="spellEnd"/>
        <w:r>
          <w:t xml:space="preserve">, J., </w:t>
        </w:r>
        <w:proofErr w:type="spellStart"/>
        <w:r>
          <w:t>Vernaz</w:t>
        </w:r>
        <w:proofErr w:type="spellEnd"/>
        <w:r>
          <w:t xml:space="preserve">, G., Shu, H., Franklin, T. B., Wolfer, D., &amp; </w:t>
        </w:r>
        <w:proofErr w:type="spellStart"/>
        <w:r>
          <w:t>Mansuy</w:t>
        </w:r>
        <w:proofErr w:type="spellEnd"/>
        <w:r>
          <w:t xml:space="preserve">, I. M. (2014). Early life stress in fathers improves </w:t>
        </w:r>
        <w:proofErr w:type="spellStart"/>
        <w:r>
          <w:t>behavioural</w:t>
        </w:r>
        <w:proofErr w:type="spellEnd"/>
        <w:r>
          <w:t xml:space="preserve"> flexibility in their offspring. </w:t>
        </w:r>
        <w:r>
          <w:rPr>
            <w:i/>
            <w:iCs/>
          </w:rPr>
          <w:t>Nature Communications</w:t>
        </w:r>
        <w:r>
          <w:t xml:space="preserve">, </w:t>
        </w:r>
        <w:r>
          <w:rPr>
            <w:i/>
            <w:iCs/>
          </w:rPr>
          <w:t>5</w:t>
        </w:r>
        <w:r>
          <w:t>(1), 5466. https://doi.org/</w:t>
        </w:r>
        <w:r>
          <w:fldChar w:fldCharType="begin"/>
        </w:r>
        <w:r>
          <w:instrText>HYPERLINK "https://doi.org/10.1038/ncomms6466" \h</w:instrText>
        </w:r>
        <w:r>
          <w:fldChar w:fldCharType="separate"/>
        </w:r>
        <w:r>
          <w:rPr>
            <w:rStyle w:val="Hyperlink"/>
          </w:rPr>
          <w:t>https://doi.org/10.1038/ncomms6466</w:t>
        </w:r>
        <w:r>
          <w:rPr>
            <w:rStyle w:val="Hyperlink"/>
          </w:rPr>
          <w:fldChar w:fldCharType="end"/>
        </w:r>
      </w:ins>
    </w:p>
    <w:p w14:paraId="3251D278" w14:textId="77777777" w:rsidR="00AB0994" w:rsidRDefault="00AB0994" w:rsidP="00AB0994">
      <w:pPr>
        <w:pStyle w:val="Bibliography"/>
        <w:rPr>
          <w:ins w:id="134" w:author="Author"/>
        </w:rPr>
      </w:pPr>
      <w:bookmarkStart w:id="135" w:name="ref-hurtubise2017effects"/>
      <w:bookmarkEnd w:id="132"/>
      <w:ins w:id="136" w:author="Author">
        <w:r>
          <w:t xml:space="preserve">Hurtubise, J. L., &amp; Howland, J. G. (2017). Effects of stress on behavioral flexibility in rodents. </w:t>
        </w:r>
        <w:r>
          <w:rPr>
            <w:i/>
            <w:iCs/>
          </w:rPr>
          <w:t>Neuroscience</w:t>
        </w:r>
        <w:r>
          <w:t xml:space="preserve">, </w:t>
        </w:r>
        <w:r>
          <w:rPr>
            <w:i/>
            <w:iCs/>
          </w:rPr>
          <w:t>345</w:t>
        </w:r>
        <w:r>
          <w:t>, 176–192. https://doi.org/</w:t>
        </w:r>
        <w:r>
          <w:fldChar w:fldCharType="begin"/>
        </w:r>
        <w:r>
          <w:instrText>HYPERLINK "https://doi.org/10.1016/j.neuroscience.2016.04.007" \h</w:instrText>
        </w:r>
        <w:r>
          <w:fldChar w:fldCharType="separate"/>
        </w:r>
        <w:r>
          <w:rPr>
            <w:rStyle w:val="Hyperlink"/>
          </w:rPr>
          <w:t>https://doi.org/10.1016/j.neuroscience.2016.04.007</w:t>
        </w:r>
        <w:r>
          <w:rPr>
            <w:rStyle w:val="Hyperlink"/>
          </w:rPr>
          <w:fldChar w:fldCharType="end"/>
        </w:r>
      </w:ins>
    </w:p>
    <w:bookmarkEnd w:id="135"/>
    <w:p w14:paraId="08040237" w14:textId="77777777" w:rsidR="00AB0994" w:rsidRDefault="00AB0994" w:rsidP="00AB0994">
      <w:pPr>
        <w:pStyle w:val="Bibliography"/>
        <w:rPr>
          <w:ins w:id="137" w:author="Author"/>
        </w:rPr>
      </w:pPr>
      <w:ins w:id="138" w:author="Author">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 https://doi.org/</w:t>
        </w:r>
        <w:r>
          <w:fldChar w:fldCharType="begin"/>
        </w:r>
        <w:r>
          <w:instrText>HYPERLINK "https://doi.org/10.1016/0361-9230(76)90056-3" \h</w:instrText>
        </w:r>
        <w:r>
          <w:fldChar w:fldCharType="separate"/>
        </w:r>
        <w:r>
          <w:rPr>
            <w:rStyle w:val="Hyperlink"/>
          </w:rPr>
          <w:t>https://doi.org/10.1016/0361-9230(76)90056-3</w:t>
        </w:r>
        <w:r>
          <w:rPr>
            <w:rStyle w:val="Hyperlink"/>
          </w:rPr>
          <w:fldChar w:fldCharType="end"/>
        </w:r>
      </w:ins>
    </w:p>
    <w:p w14:paraId="1CD5A970" w14:textId="77777777" w:rsidR="00AB0994" w:rsidRDefault="00AB0994" w:rsidP="00AB0994">
      <w:pPr>
        <w:pStyle w:val="Bibliography"/>
        <w:rPr>
          <w:ins w:id="139" w:author="Author"/>
        </w:rPr>
      </w:pPr>
      <w:ins w:id="140" w:author="Author">
        <w:r>
          <w:t xml:space="preserve">Kar, F., Nakagawa, S., &amp; Noble, D. W. (2023). Heritability and developmental plasticity of growth in an oviparous lizard. </w:t>
        </w:r>
        <w:r>
          <w:rPr>
            <w:i/>
            <w:iCs/>
          </w:rPr>
          <w:t>Heredity</w:t>
        </w:r>
        <w:r>
          <w:t>, 1–10. https://doi.org/</w:t>
        </w:r>
        <w:r>
          <w:fldChar w:fldCharType="begin"/>
        </w:r>
        <w:r>
          <w:instrText>HYPERLINK "https://doi.org/10.1038/s41437-023-00660-3" \h</w:instrText>
        </w:r>
        <w:r>
          <w:fldChar w:fldCharType="separate"/>
        </w:r>
        <w:r>
          <w:rPr>
            <w:rStyle w:val="Hyperlink"/>
          </w:rPr>
          <w:t>https://doi.org/10.1038/s41437-023-00660-3</w:t>
        </w:r>
        <w:r>
          <w:rPr>
            <w:rStyle w:val="Hyperlink"/>
          </w:rPr>
          <w:fldChar w:fldCharType="end"/>
        </w:r>
      </w:ins>
    </w:p>
    <w:p w14:paraId="4BD1DCAB" w14:textId="77777777" w:rsidR="00AB0994" w:rsidRDefault="00AB0994" w:rsidP="00AB0994">
      <w:pPr>
        <w:pStyle w:val="Bibliography"/>
        <w:rPr>
          <w:ins w:id="141" w:author="Author"/>
        </w:rPr>
      </w:pPr>
      <w:ins w:id="142" w:author="Author">
        <w:r>
          <w:t xml:space="preserve">Kolbe, J. J., &amp; Janzen, F. J. (2002). Impact of nest-site selection on nest success and nest temperature in natural and disturbed habitats. </w:t>
        </w:r>
        <w:r>
          <w:rPr>
            <w:i/>
            <w:iCs/>
          </w:rPr>
          <w:t>Ecology</w:t>
        </w:r>
        <w:r>
          <w:t xml:space="preserve">, </w:t>
        </w:r>
        <w:r>
          <w:rPr>
            <w:i/>
            <w:iCs/>
          </w:rPr>
          <w:t>83</w:t>
        </w:r>
        <w:r>
          <w:t>(1), 269–281. https://doi.org/</w:t>
        </w:r>
        <w:r>
          <w:fldChar w:fldCharType="begin"/>
        </w:r>
        <w:r>
          <w:instrText>HYPERLINK "https://doi.org/10.1890/0012-9658(2002)083%5b0269:IONSSO%5d2.0.CO;2" \h</w:instrText>
        </w:r>
        <w:r>
          <w:fldChar w:fldCharType="separate"/>
        </w:r>
        <w:r>
          <w:rPr>
            <w:rStyle w:val="Hyperlink"/>
          </w:rPr>
          <w:t>https://doi.org/10.1890/0012-9658(2002)083[0269:IONSSO]2.0.CO;2</w:t>
        </w:r>
        <w:r>
          <w:rPr>
            <w:rStyle w:val="Hyperlink"/>
          </w:rPr>
          <w:fldChar w:fldCharType="end"/>
        </w:r>
      </w:ins>
    </w:p>
    <w:p w14:paraId="4D0B61B0" w14:textId="77777777" w:rsidR="00AB0994" w:rsidRDefault="00AB0994" w:rsidP="00AB0994">
      <w:pPr>
        <w:pStyle w:val="Bibliography"/>
        <w:rPr>
          <w:ins w:id="143" w:author="Author"/>
        </w:rPr>
      </w:pPr>
      <w:ins w:id="144" w:author="Author">
        <w:r>
          <w:t xml:space="preserve">Lemaire, V., Koehl, M., Le </w:t>
        </w:r>
        <w:proofErr w:type="spellStart"/>
        <w:r>
          <w:t>Moal</w:t>
        </w:r>
        <w:proofErr w:type="spellEnd"/>
        <w:r>
          <w:t xml:space="preserve">, M., &amp; </w:t>
        </w:r>
        <w:proofErr w:type="spellStart"/>
        <w:r>
          <w:t>Abrous</w:t>
        </w:r>
        <w:proofErr w:type="spellEnd"/>
        <w:r>
          <w:t xml:space="preserve">,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r>
          <w:fldChar w:fldCharType="begin"/>
        </w:r>
        <w:r>
          <w:instrText>HYPERLINK "https://doi.org/10.1073/pnas.97.20.11032" \h</w:instrText>
        </w:r>
        <w:r>
          <w:fldChar w:fldCharType="separate"/>
        </w:r>
        <w:r>
          <w:rPr>
            <w:rStyle w:val="Hyperlink"/>
          </w:rPr>
          <w:t>https://doi.org/10.1073/pnas.97.20.11032</w:t>
        </w:r>
        <w:r>
          <w:rPr>
            <w:rStyle w:val="Hyperlink"/>
          </w:rPr>
          <w:fldChar w:fldCharType="end"/>
        </w:r>
      </w:ins>
    </w:p>
    <w:p w14:paraId="48AF8769" w14:textId="77777777" w:rsidR="00AB0994" w:rsidRDefault="00AB0994" w:rsidP="00AB0994">
      <w:pPr>
        <w:pStyle w:val="Bibliography"/>
        <w:rPr>
          <w:ins w:id="145" w:author="Author"/>
        </w:rPr>
      </w:pPr>
      <w:ins w:id="146" w:author="Author">
        <w:r>
          <w:t xml:space="preserve">Lui, E., Salim, M., Chahal, M., Puri, N., Marandi, E., </w:t>
        </w:r>
        <w:proofErr w:type="spellStart"/>
        <w:r>
          <w:t>Quadrilatero</w:t>
        </w:r>
        <w:proofErr w:type="spellEnd"/>
        <w:r>
          <w:t xml:space="preserve">, J., &amp; </w:t>
        </w:r>
        <w:proofErr w:type="spellStart"/>
        <w:r>
          <w:t>Satvat</w:t>
        </w:r>
        <w:proofErr w:type="spellEnd"/>
        <w:r>
          <w:t xml:space="preserve">, E. (2017). Chronic corticosterone-induced impaired cognitive flexibility is not due to suppressed adult hippocampal neurogenesis. </w:t>
        </w:r>
        <w:proofErr w:type="spellStart"/>
        <w:r>
          <w:rPr>
            <w:i/>
            <w:iCs/>
          </w:rPr>
          <w:t>Behavioural</w:t>
        </w:r>
        <w:proofErr w:type="spellEnd"/>
        <w:r>
          <w:rPr>
            <w:i/>
            <w:iCs/>
          </w:rPr>
          <w:t xml:space="preserve"> Brain Research</w:t>
        </w:r>
        <w:r>
          <w:t xml:space="preserve">, </w:t>
        </w:r>
        <w:r>
          <w:rPr>
            <w:i/>
            <w:iCs/>
          </w:rPr>
          <w:t>332</w:t>
        </w:r>
        <w:r>
          <w:t>, 90–98. https://doi.org/</w:t>
        </w:r>
        <w:r>
          <w:fldChar w:fldCharType="begin"/>
        </w:r>
        <w:r>
          <w:instrText>HYPERLINK "https://doi.org/10.1016/j.bbr.2017.05.060" \h</w:instrText>
        </w:r>
        <w:r>
          <w:fldChar w:fldCharType="separate"/>
        </w:r>
        <w:r>
          <w:rPr>
            <w:rStyle w:val="Hyperlink"/>
          </w:rPr>
          <w:t>https://doi.org/10.1016/j.bbr.2017.05.060</w:t>
        </w:r>
        <w:r>
          <w:rPr>
            <w:rStyle w:val="Hyperlink"/>
          </w:rPr>
          <w:fldChar w:fldCharType="end"/>
        </w:r>
      </w:ins>
    </w:p>
    <w:p w14:paraId="10EAA542" w14:textId="77777777" w:rsidR="00AB0994" w:rsidRDefault="00AB0994" w:rsidP="00AB0994">
      <w:pPr>
        <w:pStyle w:val="Bibliography"/>
        <w:rPr>
          <w:ins w:id="147" w:author="Author"/>
        </w:rPr>
      </w:pPr>
      <w:ins w:id="148" w:author="Author">
        <w:r>
          <w:t xml:space="preserve">Noble, D. W. A., Byrne, R. W., &amp; Whiting, M. J. (2014). Age-dependent social learning in a lizard. </w:t>
        </w:r>
        <w:r>
          <w:rPr>
            <w:i/>
            <w:iCs/>
          </w:rPr>
          <w:t>Biology Letters</w:t>
        </w:r>
        <w:r>
          <w:t xml:space="preserve">, </w:t>
        </w:r>
        <w:r>
          <w:rPr>
            <w:i/>
            <w:iCs/>
          </w:rPr>
          <w:t>10</w:t>
        </w:r>
        <w:r>
          <w:t xml:space="preserve">(7), 20140430. </w:t>
        </w:r>
        <w:r>
          <w:fldChar w:fldCharType="begin"/>
        </w:r>
        <w:r>
          <w:instrText>HYPERLINK "https://doi.org/10.1098/rsbl.2014.0430" \h</w:instrText>
        </w:r>
        <w:r>
          <w:fldChar w:fldCharType="separate"/>
        </w:r>
        <w:r>
          <w:rPr>
            <w:rStyle w:val="Hyperlink"/>
          </w:rPr>
          <w:t>https://doi.org/10.1098/rsbl.2014.0430</w:t>
        </w:r>
        <w:r>
          <w:rPr>
            <w:rStyle w:val="Hyperlink"/>
          </w:rPr>
          <w:fldChar w:fldCharType="end"/>
        </w:r>
      </w:ins>
    </w:p>
    <w:p w14:paraId="14D28DDA" w14:textId="77777777" w:rsidR="00AB0994" w:rsidRDefault="00AB0994" w:rsidP="00AB0994">
      <w:pPr>
        <w:pStyle w:val="Bibliography"/>
        <w:rPr>
          <w:ins w:id="149" w:author="Author"/>
        </w:rPr>
      </w:pPr>
      <w:ins w:id="150" w:author="Author">
        <w:r>
          <w:t xml:space="preserve">Qualls, F. J., &amp; Shine, R. (2000). Post-hatching environment contributes greatly to phenotypic variation between two populations of the </w:t>
        </w:r>
        <w:proofErr w:type="spellStart"/>
        <w:r>
          <w:t>australian</w:t>
        </w:r>
        <w:proofErr w:type="spellEnd"/>
        <w:r>
          <w:t xml:space="preserve"> garden skink, </w:t>
        </w:r>
        <w:proofErr w:type="spellStart"/>
        <w:r>
          <w:t>Lampropholis</w:t>
        </w:r>
        <w:proofErr w:type="spellEnd"/>
        <w:r>
          <w:t xml:space="preserve"> </w:t>
        </w:r>
        <w:proofErr w:type="spellStart"/>
        <w:r>
          <w:t>guichenoti</w:t>
        </w:r>
        <w:proofErr w:type="spellEnd"/>
        <w:r>
          <w:t xml:space="preserve">. </w:t>
        </w:r>
        <w:r>
          <w:rPr>
            <w:i/>
            <w:iCs/>
          </w:rPr>
          <w:t>Biological Journal of the Linnean Society</w:t>
        </w:r>
        <w:r>
          <w:t xml:space="preserve">, </w:t>
        </w:r>
        <w:r>
          <w:rPr>
            <w:i/>
            <w:iCs/>
          </w:rPr>
          <w:t>71</w:t>
        </w:r>
        <w:r>
          <w:t>(2), 315–341. https://doi.org/</w:t>
        </w:r>
        <w:r>
          <w:fldChar w:fldCharType="begin"/>
        </w:r>
        <w:r>
          <w:instrText>HYPERLINK "https://doi.org/10.1111/j.1095-8312.2000.tb01260.x" \h</w:instrText>
        </w:r>
        <w:r>
          <w:fldChar w:fldCharType="separate"/>
        </w:r>
        <w:r>
          <w:rPr>
            <w:rStyle w:val="Hyperlink"/>
          </w:rPr>
          <w:t>https://doi.org/10.1111/j.1095-8312.2000.tb01260.x</w:t>
        </w:r>
        <w:r>
          <w:rPr>
            <w:rStyle w:val="Hyperlink"/>
          </w:rPr>
          <w:fldChar w:fldCharType="end"/>
        </w:r>
      </w:ins>
    </w:p>
    <w:p w14:paraId="6C989280" w14:textId="77777777" w:rsidR="00AB0994" w:rsidRDefault="00AB0994" w:rsidP="00AB0994">
      <w:pPr>
        <w:pStyle w:val="Bibliography"/>
        <w:rPr>
          <w:ins w:id="151" w:author="Author"/>
        </w:rPr>
      </w:pPr>
      <w:ins w:id="152" w:author="Author">
        <w:r>
          <w:t xml:space="preserve">R Core Team. (2021). </w:t>
        </w:r>
        <w:r>
          <w:rPr>
            <w:i/>
            <w:iCs/>
          </w:rPr>
          <w:t>R: A language and environment for statistical computing</w:t>
        </w:r>
        <w:r>
          <w:t xml:space="preserve">. R Foundation for Statistical Computing. </w:t>
        </w:r>
        <w:r>
          <w:fldChar w:fldCharType="begin"/>
        </w:r>
        <w:r>
          <w:instrText>HYPERLINK "https://www.R-project.org/" \h</w:instrText>
        </w:r>
        <w:r>
          <w:fldChar w:fldCharType="separate"/>
        </w:r>
        <w:r>
          <w:rPr>
            <w:rStyle w:val="Hyperlink"/>
          </w:rPr>
          <w:t>https://www.R-project.org/</w:t>
        </w:r>
        <w:r>
          <w:rPr>
            <w:rStyle w:val="Hyperlink"/>
          </w:rPr>
          <w:fldChar w:fldCharType="end"/>
        </w:r>
      </w:ins>
    </w:p>
    <w:p w14:paraId="34391C15" w14:textId="77777777" w:rsidR="00AB0994" w:rsidRDefault="00AB0994" w:rsidP="00AB0994">
      <w:pPr>
        <w:pStyle w:val="Bibliography"/>
        <w:rPr>
          <w:ins w:id="153" w:author="Author"/>
        </w:rPr>
      </w:pPr>
      <w:ins w:id="154" w:author="Author">
        <w:r>
          <w:t xml:space="preserve">Sakata, J. T., </w:t>
        </w:r>
        <w:proofErr w:type="spellStart"/>
        <w:r>
          <w:t>Coomber</w:t>
        </w:r>
        <w:proofErr w:type="spellEnd"/>
        <w:r>
          <w:t xml:space="preserve">, P., Gonzalez-Lima, F., &amp; Crews, D. (2000). Functional connectivity among limbic brain areas: Differential effects of incubation temperature and gonadal sex in the Leopard Gecko, </w:t>
        </w:r>
        <w:proofErr w:type="spellStart"/>
        <w:r>
          <w:t>Eublepharis</w:t>
        </w:r>
        <w:proofErr w:type="spellEnd"/>
        <w:r>
          <w:t xml:space="preserve"> </w:t>
        </w:r>
        <w:proofErr w:type="spellStart"/>
        <w:r>
          <w:t>macularius</w:t>
        </w:r>
        <w:proofErr w:type="spellEnd"/>
        <w:r>
          <w:t xml:space="preserve">. </w:t>
        </w:r>
        <w:r>
          <w:rPr>
            <w:i/>
            <w:iCs/>
          </w:rPr>
          <w:t>Brain, Behavior and Evolution</w:t>
        </w:r>
        <w:r>
          <w:t>, 139–151. https://doi.org/</w:t>
        </w:r>
        <w:r>
          <w:fldChar w:fldCharType="begin"/>
        </w:r>
        <w:r>
          <w:instrText>HYPERLINK "https://doi.org/10.1159/000006648" \h</w:instrText>
        </w:r>
        <w:r>
          <w:fldChar w:fldCharType="separate"/>
        </w:r>
        <w:r>
          <w:rPr>
            <w:rStyle w:val="Hyperlink"/>
          </w:rPr>
          <w:t>https://doi.org/10.1159/000006648</w:t>
        </w:r>
        <w:r>
          <w:rPr>
            <w:rStyle w:val="Hyperlink"/>
          </w:rPr>
          <w:fldChar w:fldCharType="end"/>
        </w:r>
      </w:ins>
    </w:p>
    <w:p w14:paraId="0DF7148B" w14:textId="77777777" w:rsidR="00AB0994" w:rsidRDefault="00AB0994" w:rsidP="00AB0994">
      <w:pPr>
        <w:pStyle w:val="Bibliography"/>
        <w:rPr>
          <w:ins w:id="155" w:author="Author"/>
        </w:rPr>
      </w:pPr>
      <w:ins w:id="156" w:author="Author">
        <w:r>
          <w:lastRenderedPageBreak/>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 https://doi.org/</w:t>
        </w:r>
        <w:r>
          <w:fldChar w:fldCharType="begin"/>
        </w:r>
        <w:r>
          <w:instrText>HYPERLINK "https://doi.org/10.1210/edrv.21.1.0389" \h</w:instrText>
        </w:r>
        <w:r>
          <w:fldChar w:fldCharType="separate"/>
        </w:r>
        <w:r>
          <w:rPr>
            <w:rStyle w:val="Hyperlink"/>
          </w:rPr>
          <w:t>https://doi.org/10.1210/edrv.21.1.0389</w:t>
        </w:r>
        <w:r>
          <w:rPr>
            <w:rStyle w:val="Hyperlink"/>
          </w:rPr>
          <w:fldChar w:fldCharType="end"/>
        </w:r>
      </w:ins>
    </w:p>
    <w:p w14:paraId="5ADBD3D7" w14:textId="77777777" w:rsidR="00AB0994" w:rsidRDefault="00AB0994" w:rsidP="00AB0994">
      <w:pPr>
        <w:pStyle w:val="Bibliography"/>
        <w:rPr>
          <w:ins w:id="157" w:author="Author"/>
        </w:rPr>
      </w:pPr>
      <w:ins w:id="158" w:author="Author">
        <w:r>
          <w:t xml:space="preserve">Sol, D., Bacher, S., Reader, S. M., &amp; Lefebvre, L. (2008). Brain size predicts the success of mammal species introduced into novel environments. </w:t>
        </w:r>
        <w:r>
          <w:rPr>
            <w:i/>
            <w:iCs/>
          </w:rPr>
          <w:t>The American Naturalist</w:t>
        </w:r>
        <w:r>
          <w:t xml:space="preserve">, </w:t>
        </w:r>
        <w:r>
          <w:rPr>
            <w:i/>
            <w:iCs/>
          </w:rPr>
          <w:t>172</w:t>
        </w:r>
        <w:r>
          <w:t xml:space="preserve">(S1), S63–S71. </w:t>
        </w:r>
        <w:r>
          <w:fldChar w:fldCharType="begin"/>
        </w:r>
        <w:r>
          <w:instrText>HYPERLINK "https://doi.org/10.1086/588304" \h</w:instrText>
        </w:r>
        <w:r>
          <w:fldChar w:fldCharType="separate"/>
        </w:r>
        <w:r>
          <w:rPr>
            <w:rStyle w:val="Hyperlink"/>
          </w:rPr>
          <w:t>https://doi.org/10.1086/588304</w:t>
        </w:r>
        <w:r>
          <w:rPr>
            <w:rStyle w:val="Hyperlink"/>
          </w:rPr>
          <w:fldChar w:fldCharType="end"/>
        </w:r>
      </w:ins>
    </w:p>
    <w:p w14:paraId="3E5AB38D" w14:textId="77777777" w:rsidR="00AB0994" w:rsidRDefault="00AB0994" w:rsidP="00AB0994">
      <w:pPr>
        <w:pStyle w:val="Bibliography"/>
        <w:rPr>
          <w:ins w:id="159" w:author="Author"/>
        </w:rPr>
      </w:pPr>
      <w:ins w:id="160" w:author="Author">
        <w:r>
          <w:t xml:space="preserve">Sol, D., &amp; Lefebvre, L. (2000). </w:t>
        </w:r>
        <w:proofErr w:type="spellStart"/>
        <w:r>
          <w:t>Behavioural</w:t>
        </w:r>
        <w:proofErr w:type="spellEnd"/>
        <w:r>
          <w:t xml:space="preserve"> flexibility predicts invasion success in birds introduced to New Zealand. </w:t>
        </w:r>
        <w:r>
          <w:rPr>
            <w:i/>
            <w:iCs/>
          </w:rPr>
          <w:t>Oikos</w:t>
        </w:r>
        <w:r>
          <w:t xml:space="preserve">, </w:t>
        </w:r>
        <w:r>
          <w:rPr>
            <w:i/>
            <w:iCs/>
          </w:rPr>
          <w:t>90</w:t>
        </w:r>
        <w:r>
          <w:t>(3), 599–605. https://doi.org/</w:t>
        </w:r>
        <w:r>
          <w:fldChar w:fldCharType="begin"/>
        </w:r>
        <w:r>
          <w:instrText>HYPERLINK "https://doi.org/10.1034/j.1600-0706.2000.900317.x" \h</w:instrText>
        </w:r>
        <w:r>
          <w:fldChar w:fldCharType="separate"/>
        </w:r>
        <w:r>
          <w:rPr>
            <w:rStyle w:val="Hyperlink"/>
          </w:rPr>
          <w:t>https://doi.org/10.1034/j.1600-0706.2000.900317.x</w:t>
        </w:r>
        <w:r>
          <w:rPr>
            <w:rStyle w:val="Hyperlink"/>
          </w:rPr>
          <w:fldChar w:fldCharType="end"/>
        </w:r>
      </w:ins>
    </w:p>
    <w:p w14:paraId="38A6F6E6" w14:textId="77777777" w:rsidR="00AB0994" w:rsidRDefault="00AB0994" w:rsidP="00AB0994">
      <w:pPr>
        <w:pStyle w:val="Bibliography"/>
        <w:rPr>
          <w:ins w:id="161" w:author="Author"/>
        </w:rPr>
      </w:pPr>
      <w:ins w:id="162" w:author="Author">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xml:space="preserve">, 187. </w:t>
        </w:r>
        <w:r>
          <w:fldChar w:fldCharType="begin"/>
        </w:r>
        <w:r>
          <w:instrText>HYPERLINK "https://doi.org/doi:%2010.3389/fevo.2020.00187" \h</w:instrText>
        </w:r>
        <w:r>
          <w:fldChar w:fldCharType="separate"/>
        </w:r>
        <w:r>
          <w:rPr>
            <w:rStyle w:val="Hyperlink"/>
          </w:rPr>
          <w:t>https://doi.org/doi: 10.3389/fevo.2020.00187</w:t>
        </w:r>
        <w:r>
          <w:rPr>
            <w:rStyle w:val="Hyperlink"/>
          </w:rPr>
          <w:fldChar w:fldCharType="end"/>
        </w:r>
      </w:ins>
    </w:p>
    <w:p w14:paraId="785AA4C0" w14:textId="77777777" w:rsidR="00AB0994" w:rsidRDefault="00AB0994" w:rsidP="00AB0994">
      <w:pPr>
        <w:pStyle w:val="Bibliography"/>
        <w:rPr>
          <w:ins w:id="163" w:author="Author"/>
        </w:rPr>
      </w:pPr>
      <w:ins w:id="164" w:author="Author">
        <w:r>
          <w:t xml:space="preserve">Szabo, B., Whiting, M. J., &amp; Noble, D. W. (2019). Sex-dependent discrimination learning in lizards: a meta-analysis. </w:t>
        </w:r>
        <w:proofErr w:type="spellStart"/>
        <w:r>
          <w:rPr>
            <w:i/>
            <w:iCs/>
          </w:rPr>
          <w:t>Behavioural</w:t>
        </w:r>
        <w:proofErr w:type="spellEnd"/>
        <w:r>
          <w:rPr>
            <w:i/>
            <w:iCs/>
          </w:rPr>
          <w:t xml:space="preserve"> Processes</w:t>
        </w:r>
        <w:r>
          <w:t xml:space="preserve">, </w:t>
        </w:r>
        <w:r>
          <w:rPr>
            <w:i/>
            <w:iCs/>
          </w:rPr>
          <w:t>164</w:t>
        </w:r>
        <w:r>
          <w:t>, 10–16. https://doi.org/</w:t>
        </w:r>
        <w:r>
          <w:fldChar w:fldCharType="begin"/>
        </w:r>
        <w:r>
          <w:instrText>HYPERLINK "https://doi.org/10.1016/j.beproc.2019.04.002" \h</w:instrText>
        </w:r>
        <w:r>
          <w:fldChar w:fldCharType="separate"/>
        </w:r>
        <w:r>
          <w:rPr>
            <w:rStyle w:val="Hyperlink"/>
          </w:rPr>
          <w:t>https://doi.org/10.1016/j.beproc.2019.04.002</w:t>
        </w:r>
        <w:r>
          <w:rPr>
            <w:rStyle w:val="Hyperlink"/>
          </w:rPr>
          <w:fldChar w:fldCharType="end"/>
        </w:r>
      </w:ins>
    </w:p>
    <w:p w14:paraId="486F59BA" w14:textId="77777777" w:rsidR="00AB0994" w:rsidRDefault="00AB0994" w:rsidP="00AB0994">
      <w:pPr>
        <w:pStyle w:val="Bibliography"/>
        <w:rPr>
          <w:ins w:id="165" w:author="Author"/>
        </w:rPr>
      </w:pPr>
      <w:proofErr w:type="spellStart"/>
      <w:ins w:id="166" w:author="Author">
        <w:r>
          <w:t>Szulkin</w:t>
        </w:r>
        <w:proofErr w:type="spellEnd"/>
        <w:r>
          <w:t xml:space="preserve">, M., Munshi-South, J., &amp; </w:t>
        </w:r>
        <w:proofErr w:type="spellStart"/>
        <w:r>
          <w:t>Charmantier</w:t>
        </w:r>
        <w:proofErr w:type="spellEnd"/>
        <w:r>
          <w:t xml:space="preserve">, A. (2020). </w:t>
        </w:r>
        <w:r>
          <w:rPr>
            <w:i/>
            <w:iCs/>
          </w:rPr>
          <w:t>Urban evolutionary biology</w:t>
        </w:r>
        <w:r>
          <w:t>. Oxford University Press, USA.</w:t>
        </w:r>
      </w:ins>
    </w:p>
    <w:p w14:paraId="72D217B3" w14:textId="77777777" w:rsidR="00AB0994" w:rsidRDefault="00AB0994" w:rsidP="00AB0994">
      <w:pPr>
        <w:pStyle w:val="Bibliography"/>
        <w:rPr>
          <w:ins w:id="167" w:author="Author"/>
        </w:rPr>
      </w:pPr>
      <w:proofErr w:type="spellStart"/>
      <w:ins w:id="168" w:author="Author">
        <w:r>
          <w:t>Szuran</w:t>
        </w:r>
        <w:proofErr w:type="spellEnd"/>
        <w:r>
          <w:t xml:space="preserve">, T., Zimmermann, E., &amp; Welzl, H. (1994). Water maze performance and hippocampal weight of prenatally stressed rats. </w:t>
        </w:r>
        <w:proofErr w:type="spellStart"/>
        <w:r>
          <w:rPr>
            <w:i/>
            <w:iCs/>
          </w:rPr>
          <w:t>Behavioural</w:t>
        </w:r>
        <w:proofErr w:type="spellEnd"/>
        <w:r>
          <w:rPr>
            <w:i/>
            <w:iCs/>
          </w:rPr>
          <w:t xml:space="preserve"> Brain Research</w:t>
        </w:r>
        <w:r>
          <w:t xml:space="preserve">, </w:t>
        </w:r>
        <w:r>
          <w:rPr>
            <w:i/>
            <w:iCs/>
          </w:rPr>
          <w:t>65</w:t>
        </w:r>
        <w:r>
          <w:t xml:space="preserve">(2), 153–155. </w:t>
        </w:r>
        <w:r>
          <w:fldChar w:fldCharType="begin"/>
        </w:r>
        <w:r>
          <w:instrText>HYPERLINK "https://doi.org/10.1016/0166-4328(94)90100-7" \h</w:instrText>
        </w:r>
        <w:r>
          <w:fldChar w:fldCharType="separate"/>
        </w:r>
        <w:r>
          <w:rPr>
            <w:rStyle w:val="Hyperlink"/>
          </w:rPr>
          <w:t>https://doi.org/10.1016/0166-4328(94)90100-7</w:t>
        </w:r>
        <w:r>
          <w:rPr>
            <w:rStyle w:val="Hyperlink"/>
          </w:rPr>
          <w:fldChar w:fldCharType="end"/>
        </w:r>
      </w:ins>
    </w:p>
    <w:p w14:paraId="00E413C9" w14:textId="77777777" w:rsidR="00AB0994" w:rsidRDefault="00AB0994" w:rsidP="00AB0994">
      <w:pPr>
        <w:pStyle w:val="Bibliography"/>
        <w:rPr>
          <w:ins w:id="169" w:author="Author"/>
        </w:rPr>
      </w:pPr>
      <w:proofErr w:type="spellStart"/>
      <w:ins w:id="170" w:author="Author">
        <w:r>
          <w:t>Taborsky</w:t>
        </w:r>
        <w:proofErr w:type="spellEnd"/>
        <w:r>
          <w:t xml:space="preserve">, B., English, S., Fawcett, T. W., </w:t>
        </w:r>
        <w:proofErr w:type="spellStart"/>
        <w:r>
          <w:t>Kuijper</w:t>
        </w:r>
        <w:proofErr w:type="spellEnd"/>
        <w:r>
          <w:t xml:space="preserve">, B., </w:t>
        </w:r>
        <w:proofErr w:type="spellStart"/>
        <w:r>
          <w:t>Leimar</w:t>
        </w:r>
        <w:proofErr w:type="spellEnd"/>
        <w:r>
          <w:t xml:space="preserve">, O., McNamara, J. M., </w:t>
        </w:r>
        <w:proofErr w:type="spellStart"/>
        <w:r>
          <w:t>Ruuskanen</w:t>
        </w:r>
        <w:proofErr w:type="spellEnd"/>
        <w:r>
          <w:t xml:space="preserve">, S., &amp; Sandi, C. (2021). Towards an evolutionary theory of stress responses. </w:t>
        </w:r>
        <w:r>
          <w:rPr>
            <w:i/>
            <w:iCs/>
          </w:rPr>
          <w:t>Trends in Ecology &amp; Evolution</w:t>
        </w:r>
        <w:r>
          <w:t xml:space="preserve">, </w:t>
        </w:r>
        <w:r>
          <w:rPr>
            <w:i/>
            <w:iCs/>
          </w:rPr>
          <w:t>36</w:t>
        </w:r>
        <w:r>
          <w:t xml:space="preserve">(1), 39–48. </w:t>
        </w:r>
        <w:r>
          <w:fldChar w:fldCharType="begin"/>
        </w:r>
        <w:r>
          <w:instrText>HYPERLINK "https://doi.org/10.1016/j.tree.2020.09.003" \h</w:instrText>
        </w:r>
        <w:r>
          <w:fldChar w:fldCharType="separate"/>
        </w:r>
        <w:r>
          <w:rPr>
            <w:rStyle w:val="Hyperlink"/>
          </w:rPr>
          <w:t>https://doi.org/10.1016/j.tree.2020.09.003</w:t>
        </w:r>
        <w:r>
          <w:rPr>
            <w:rStyle w:val="Hyperlink"/>
          </w:rPr>
          <w:fldChar w:fldCharType="end"/>
        </w:r>
      </w:ins>
    </w:p>
    <w:p w14:paraId="48D7ACC2" w14:textId="77777777" w:rsidR="00AB0994" w:rsidRDefault="00AB0994" w:rsidP="00AB0994">
      <w:pPr>
        <w:pStyle w:val="Bibliography"/>
        <w:rPr>
          <w:ins w:id="171" w:author="Author"/>
        </w:rPr>
      </w:pPr>
      <w:ins w:id="172" w:author="Author">
        <w:r>
          <w:t xml:space="preserve">Wright, T. F., Eberhard, J. R., Hobson, E. A., Avery, M. L., &amp; </w:t>
        </w:r>
        <w:proofErr w:type="spellStart"/>
        <w:r>
          <w:t>Russello</w:t>
        </w:r>
        <w:proofErr w:type="spellEnd"/>
        <w:r>
          <w:t xml:space="preserve">, M. A. (2010). Behavioral flexibility and species invasions: the adaptive flexibility hypothesis. </w:t>
        </w:r>
        <w:r>
          <w:rPr>
            <w:i/>
            <w:iCs/>
          </w:rPr>
          <w:t>Ethology Ecology &amp; Evolution</w:t>
        </w:r>
        <w:r>
          <w:t xml:space="preserve">, </w:t>
        </w:r>
        <w:r>
          <w:rPr>
            <w:i/>
            <w:iCs/>
          </w:rPr>
          <w:t>22</w:t>
        </w:r>
        <w:r>
          <w:t>(4), 393–404. https://doi.org/</w:t>
        </w:r>
        <w:r>
          <w:fldChar w:fldCharType="begin"/>
        </w:r>
        <w:r>
          <w:instrText>HYPERLINK "https://doi.org/10.1080/03949370.2010.505580" \h</w:instrText>
        </w:r>
        <w:r>
          <w:fldChar w:fldCharType="separate"/>
        </w:r>
        <w:r>
          <w:rPr>
            <w:rStyle w:val="Hyperlink"/>
          </w:rPr>
          <w:t>https://doi.org/10.1080/03949370.2010.505580</w:t>
        </w:r>
        <w:r>
          <w:rPr>
            <w:rStyle w:val="Hyperlink"/>
          </w:rPr>
          <w:fldChar w:fldCharType="end"/>
        </w:r>
      </w:ins>
    </w:p>
    <w:p w14:paraId="150B64CC" w14:textId="77777777" w:rsidR="00AB0994" w:rsidRDefault="00AB0994" w:rsidP="00AB0994">
      <w:pPr>
        <w:pStyle w:val="Bibliography"/>
        <w:rPr>
          <w:ins w:id="173" w:author="Author"/>
        </w:rPr>
      </w:pPr>
      <w:ins w:id="174" w:author="Author">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r>
          <w:fldChar w:fldCharType="begin"/>
        </w:r>
        <w:r>
          <w:instrText>HYPERLINK "https://doi.org/10.1002/jnr.20338" \h</w:instrText>
        </w:r>
        <w:r>
          <w:fldChar w:fldCharType="separate"/>
        </w:r>
        <w:r>
          <w:rPr>
            <w:rStyle w:val="Hyperlink"/>
          </w:rPr>
          <w:t>https://doi.org/10.1002/jnr.20338</w:t>
        </w:r>
        <w:r>
          <w:rPr>
            <w:rStyle w:val="Hyperlink"/>
          </w:rPr>
          <w:fldChar w:fldCharType="end"/>
        </w:r>
      </w:ins>
    </w:p>
    <w:p w14:paraId="6533946D" w14:textId="30E94C89" w:rsidR="008A72DD" w:rsidDel="00AB0994" w:rsidRDefault="00000000" w:rsidP="00AB0994">
      <w:pPr>
        <w:pStyle w:val="Bibliography"/>
        <w:rPr>
          <w:del w:id="175" w:author="Author"/>
        </w:rPr>
      </w:pPr>
      <w:del w:id="176" w:author="Author">
        <w:r w:rsidDel="00AB0994">
          <w:delText xml:space="preserve">Abayarathna, T., &amp; Webb, J. K. (2020). Effects of incubation temperatures on learning abilities of hatchling velvet geckos. </w:delText>
        </w:r>
        <w:r w:rsidDel="00AB0994">
          <w:rPr>
            <w:i/>
            <w:iCs/>
          </w:rPr>
          <w:delText>Animal Cognition</w:delText>
        </w:r>
        <w:r w:rsidDel="00AB0994">
          <w:delText xml:space="preserve">, </w:delText>
        </w:r>
        <w:r w:rsidDel="00AB0994">
          <w:rPr>
            <w:i/>
            <w:iCs/>
          </w:rPr>
          <w:delText>23</w:delText>
        </w:r>
        <w:r w:rsidDel="00AB0994">
          <w:delText xml:space="preserve">(4), 613–620. </w:delText>
        </w:r>
        <w:r w:rsidDel="00AB0994">
          <w:fldChar w:fldCharType="begin"/>
        </w:r>
        <w:r w:rsidDel="00AB0994">
          <w:delInstrText>HYPERLINK "https://doi.org/10.1007/s10071-020-01365-4" \h</w:delInstrText>
        </w:r>
        <w:r w:rsidDel="00AB0994">
          <w:fldChar w:fldCharType="separate"/>
        </w:r>
        <w:r w:rsidDel="00AB0994">
          <w:rPr>
            <w:rStyle w:val="Hyperlink"/>
          </w:rPr>
          <w:delText>https://doi.org/10.1007/s10071-020-01365-4</w:delText>
        </w:r>
        <w:r w:rsidDel="00AB0994">
          <w:rPr>
            <w:rStyle w:val="Hyperlink"/>
          </w:rPr>
          <w:fldChar w:fldCharType="end"/>
        </w:r>
      </w:del>
    </w:p>
    <w:p w14:paraId="06D2068C" w14:textId="6F18A662" w:rsidR="008A72DD" w:rsidDel="00AB0994" w:rsidRDefault="00000000" w:rsidP="00AB0994">
      <w:pPr>
        <w:pStyle w:val="Bibliography"/>
        <w:rPr>
          <w:del w:id="177" w:author="Author"/>
        </w:rPr>
      </w:pPr>
      <w:bookmarkStart w:id="178" w:name="ref-amiel_effects_2017"/>
      <w:bookmarkEnd w:id="69"/>
      <w:del w:id="179" w:author="Author">
        <w:r w:rsidDel="00AB0994">
          <w:delText xml:space="preserve">Amiel, J. J., Bao, S., &amp; Shine, R. (2017). The effects of incubation temperature on the development of the cortical forebrain in a lizard. </w:delText>
        </w:r>
        <w:r w:rsidDel="00AB0994">
          <w:rPr>
            <w:i/>
            <w:iCs/>
          </w:rPr>
          <w:delText>Animal Cognition</w:delText>
        </w:r>
        <w:r w:rsidDel="00AB0994">
          <w:delText xml:space="preserve">, </w:delText>
        </w:r>
        <w:r w:rsidDel="00AB0994">
          <w:rPr>
            <w:i/>
            <w:iCs/>
          </w:rPr>
          <w:delText>20</w:delText>
        </w:r>
        <w:r w:rsidDel="00AB0994">
          <w:delText xml:space="preserve">(1), 117–125. </w:delText>
        </w:r>
        <w:r w:rsidDel="00AB0994">
          <w:fldChar w:fldCharType="begin"/>
        </w:r>
        <w:r w:rsidDel="00AB0994">
          <w:delInstrText>HYPERLINK "https://doi.org/10.1007/s10071-016-0993-2" \h</w:delInstrText>
        </w:r>
        <w:r w:rsidDel="00AB0994">
          <w:fldChar w:fldCharType="separate"/>
        </w:r>
        <w:r w:rsidDel="00AB0994">
          <w:rPr>
            <w:rStyle w:val="Hyperlink"/>
          </w:rPr>
          <w:delText>https://doi.org/10.1007/s10071-016-0993-2</w:delText>
        </w:r>
        <w:r w:rsidDel="00AB0994">
          <w:rPr>
            <w:rStyle w:val="Hyperlink"/>
          </w:rPr>
          <w:fldChar w:fldCharType="end"/>
        </w:r>
      </w:del>
    </w:p>
    <w:p w14:paraId="4251E062" w14:textId="01470ACD" w:rsidR="008A72DD" w:rsidDel="00AB0994" w:rsidRDefault="00000000" w:rsidP="00AB0994">
      <w:pPr>
        <w:pStyle w:val="Bibliography"/>
        <w:rPr>
          <w:del w:id="180" w:author="Author"/>
        </w:rPr>
      </w:pPr>
      <w:bookmarkStart w:id="181" w:name="ref-amiel_egg_2014"/>
      <w:bookmarkEnd w:id="178"/>
      <w:del w:id="182" w:author="Author">
        <w:r w:rsidDel="00AB0994">
          <w:delText xml:space="preserve">Amiel, J. J., Lindström, T., &amp; Shine, R. (2014). Egg incubation effects generate positive correlations between size, speed and learning ability in young lizards. </w:delText>
        </w:r>
        <w:r w:rsidDel="00AB0994">
          <w:rPr>
            <w:i/>
            <w:iCs/>
          </w:rPr>
          <w:delText>Animal Cognition</w:delText>
        </w:r>
        <w:r w:rsidDel="00AB0994">
          <w:delText xml:space="preserve">, </w:delText>
        </w:r>
        <w:r w:rsidDel="00AB0994">
          <w:rPr>
            <w:i/>
            <w:iCs/>
          </w:rPr>
          <w:delText>17</w:delText>
        </w:r>
        <w:r w:rsidDel="00AB0994">
          <w:delText xml:space="preserve">(2), 337–347. </w:delText>
        </w:r>
        <w:r w:rsidDel="00AB0994">
          <w:fldChar w:fldCharType="begin"/>
        </w:r>
        <w:r w:rsidDel="00AB0994">
          <w:delInstrText>HYPERLINK "https://doi.org/10.1007/s10071-013-0665-4" \h</w:delInstrText>
        </w:r>
        <w:r w:rsidDel="00AB0994">
          <w:fldChar w:fldCharType="separate"/>
        </w:r>
        <w:r w:rsidDel="00AB0994">
          <w:rPr>
            <w:rStyle w:val="Hyperlink"/>
          </w:rPr>
          <w:delText>https://doi.org/10.1007/s10071-013-0665-4</w:delText>
        </w:r>
        <w:r w:rsidDel="00AB0994">
          <w:rPr>
            <w:rStyle w:val="Hyperlink"/>
          </w:rPr>
          <w:fldChar w:fldCharType="end"/>
        </w:r>
      </w:del>
    </w:p>
    <w:p w14:paraId="5A19D9EE" w14:textId="6A618538" w:rsidR="008A72DD" w:rsidDel="00AB0994" w:rsidRDefault="00000000" w:rsidP="00AB0994">
      <w:pPr>
        <w:pStyle w:val="Bibliography"/>
        <w:rPr>
          <w:del w:id="183" w:author="Author"/>
        </w:rPr>
      </w:pPr>
      <w:bookmarkStart w:id="184" w:name="ref-amiel_hotter_2012"/>
      <w:bookmarkEnd w:id="181"/>
      <w:del w:id="185" w:author="Author">
        <w:r w:rsidDel="00AB0994">
          <w:delText xml:space="preserve">Amiel, J. J., &amp; Shine, R. (2012). Hotter nests produce smarter young lizards. </w:delText>
        </w:r>
        <w:r w:rsidDel="00AB0994">
          <w:rPr>
            <w:i/>
            <w:iCs/>
          </w:rPr>
          <w:delText>Biology Letters</w:delText>
        </w:r>
        <w:r w:rsidDel="00AB0994">
          <w:delText xml:space="preserve">, </w:delText>
        </w:r>
        <w:r w:rsidDel="00AB0994">
          <w:rPr>
            <w:i/>
            <w:iCs/>
          </w:rPr>
          <w:delText>8</w:delText>
        </w:r>
        <w:r w:rsidDel="00AB0994">
          <w:delText xml:space="preserve">(3), 372–374. </w:delText>
        </w:r>
        <w:r w:rsidDel="00AB0994">
          <w:fldChar w:fldCharType="begin"/>
        </w:r>
        <w:r w:rsidDel="00AB0994">
          <w:delInstrText>HYPERLINK "https://doi.org/10.1098/rsbl.2011.1161" \h</w:delInstrText>
        </w:r>
        <w:r w:rsidDel="00AB0994">
          <w:fldChar w:fldCharType="separate"/>
        </w:r>
        <w:r w:rsidDel="00AB0994">
          <w:rPr>
            <w:rStyle w:val="Hyperlink"/>
          </w:rPr>
          <w:delText>https://doi.org/10.1098/rsbl.2011.1161</w:delText>
        </w:r>
        <w:r w:rsidDel="00AB0994">
          <w:rPr>
            <w:rStyle w:val="Hyperlink"/>
          </w:rPr>
          <w:fldChar w:fldCharType="end"/>
        </w:r>
      </w:del>
    </w:p>
    <w:p w14:paraId="2CCA607F" w14:textId="3005CE3A" w:rsidR="008A72DD" w:rsidDel="00AB0994" w:rsidRDefault="00000000" w:rsidP="00AB0994">
      <w:pPr>
        <w:pStyle w:val="Bibliography"/>
        <w:rPr>
          <w:del w:id="186" w:author="Author"/>
        </w:rPr>
      </w:pPr>
      <w:bookmarkStart w:id="187" w:name="ref-amiel_smart_2011"/>
      <w:bookmarkEnd w:id="184"/>
      <w:del w:id="188" w:author="Author">
        <w:r w:rsidDel="00AB0994">
          <w:delText xml:space="preserve">Amiel, J. J., Tingley, R., &amp; Shine, R. (2011). Smart Moves: Effects of Relative Brain Size on Establishment Success of Invasive Amphibians and Reptiles. </w:delText>
        </w:r>
        <w:r w:rsidDel="00AB0994">
          <w:rPr>
            <w:i/>
            <w:iCs/>
          </w:rPr>
          <w:delText>PLoS ONE</w:delText>
        </w:r>
        <w:r w:rsidDel="00AB0994">
          <w:delText xml:space="preserve">, </w:delText>
        </w:r>
        <w:r w:rsidDel="00AB0994">
          <w:rPr>
            <w:i/>
            <w:iCs/>
          </w:rPr>
          <w:delText>6</w:delText>
        </w:r>
        <w:r w:rsidDel="00AB0994">
          <w:delText xml:space="preserve">(4), e18277. </w:delText>
        </w:r>
        <w:r w:rsidDel="00AB0994">
          <w:fldChar w:fldCharType="begin"/>
        </w:r>
        <w:r w:rsidDel="00AB0994">
          <w:delInstrText>HYPERLINK "https://doi.org/10.1371/journal.pone.0018277" \h</w:delInstrText>
        </w:r>
        <w:r w:rsidDel="00AB0994">
          <w:fldChar w:fldCharType="separate"/>
        </w:r>
        <w:r w:rsidDel="00AB0994">
          <w:rPr>
            <w:rStyle w:val="Hyperlink"/>
          </w:rPr>
          <w:delText>https://doi.org/10.1371/journal.pone.0018277</w:delText>
        </w:r>
        <w:r w:rsidDel="00AB0994">
          <w:rPr>
            <w:rStyle w:val="Hyperlink"/>
          </w:rPr>
          <w:fldChar w:fldCharType="end"/>
        </w:r>
      </w:del>
    </w:p>
    <w:p w14:paraId="6AE4A43A" w14:textId="081ABB82" w:rsidR="008A72DD" w:rsidDel="00AB0994" w:rsidRDefault="00000000" w:rsidP="00AB0994">
      <w:pPr>
        <w:pStyle w:val="Bibliography"/>
        <w:rPr>
          <w:del w:id="189" w:author="Author"/>
        </w:rPr>
      </w:pPr>
      <w:bookmarkStart w:id="190" w:name="ref-Baden_Osorio_2019_Vert_vision"/>
      <w:bookmarkEnd w:id="187"/>
      <w:del w:id="191" w:author="Author">
        <w:r w:rsidDel="00AB0994">
          <w:delText xml:space="preserve">Baden, T., &amp; Osorio, D. (2019). The retinal basis of vertebrate color vision. </w:delText>
        </w:r>
        <w:r w:rsidDel="00AB0994">
          <w:rPr>
            <w:i/>
            <w:iCs/>
          </w:rPr>
          <w:delText>Annual Review of Vision Science</w:delText>
        </w:r>
        <w:r w:rsidDel="00AB0994">
          <w:delText>, 177–200.</w:delText>
        </w:r>
      </w:del>
    </w:p>
    <w:p w14:paraId="607D38D5" w14:textId="6063B296" w:rsidR="008A72DD" w:rsidDel="00AB0994" w:rsidRDefault="00000000" w:rsidP="00AB0994">
      <w:pPr>
        <w:pStyle w:val="Bibliography"/>
        <w:rPr>
          <w:del w:id="192" w:author="Author"/>
        </w:rPr>
      </w:pPr>
      <w:bookmarkStart w:id="193" w:name="ref-baker1979rainbow"/>
      <w:bookmarkEnd w:id="190"/>
      <w:del w:id="194" w:author="Author">
        <w:r w:rsidDel="00AB0994">
          <w:delText xml:space="preserve">Baker, J. K. (1979). </w:delText>
        </w:r>
        <w:r w:rsidDel="00AB0994">
          <w:rPr>
            <w:i/>
            <w:iCs/>
          </w:rPr>
          <w:delText>The rainbow skink, lampropholis delicata, in hawaii</w:delText>
        </w:r>
        <w:r w:rsidDel="00AB0994">
          <w:delText>.</w:delText>
        </w:r>
      </w:del>
    </w:p>
    <w:p w14:paraId="3EFA35A5" w14:textId="1FB6F0F8" w:rsidR="008A72DD" w:rsidDel="00AB0994" w:rsidRDefault="00000000" w:rsidP="00AB0994">
      <w:pPr>
        <w:pStyle w:val="Bibliography"/>
        <w:rPr>
          <w:del w:id="195" w:author="Author"/>
        </w:rPr>
      </w:pPr>
      <w:bookmarkStart w:id="196" w:name="ref-bebus_associative_2016"/>
      <w:bookmarkEnd w:id="193"/>
      <w:del w:id="197" w:author="Author">
        <w:r w:rsidDel="00AB0994">
          <w:delText xml:space="preserve">Bebus, S. E., Small, T. W., Jones, B. C., Elderbrock, E. K., &amp; Schoech, S. J. (2016). Associative learning is inversely related to reversal learning and varies with nestling corticosterone exposure. </w:delText>
        </w:r>
        <w:r w:rsidDel="00AB0994">
          <w:rPr>
            <w:i/>
            <w:iCs/>
          </w:rPr>
          <w:delText>Animal Behaviour</w:delText>
        </w:r>
        <w:r w:rsidDel="00AB0994">
          <w:delText xml:space="preserve">, </w:delText>
        </w:r>
        <w:r w:rsidDel="00AB0994">
          <w:rPr>
            <w:i/>
            <w:iCs/>
          </w:rPr>
          <w:delText>111</w:delText>
        </w:r>
        <w:r w:rsidDel="00AB0994">
          <w:delText xml:space="preserve">, 251–260. </w:delText>
        </w:r>
        <w:r w:rsidDel="00AB0994">
          <w:fldChar w:fldCharType="begin"/>
        </w:r>
        <w:r w:rsidDel="00AB0994">
          <w:delInstrText>HYPERLINK "https://doi.org/10.1016/j.anbehav.2015.10.027" \h</w:delInstrText>
        </w:r>
        <w:r w:rsidDel="00AB0994">
          <w:fldChar w:fldCharType="separate"/>
        </w:r>
        <w:r w:rsidDel="00AB0994">
          <w:rPr>
            <w:rStyle w:val="Hyperlink"/>
          </w:rPr>
          <w:delText>https://doi.org/10.1016/j.anbehav.2015.10.027</w:delText>
        </w:r>
        <w:r w:rsidDel="00AB0994">
          <w:rPr>
            <w:rStyle w:val="Hyperlink"/>
          </w:rPr>
          <w:fldChar w:fldCharType="end"/>
        </w:r>
      </w:del>
    </w:p>
    <w:p w14:paraId="1FE8D4DC" w14:textId="2AE59059" w:rsidR="008A72DD" w:rsidDel="00AB0994" w:rsidRDefault="00000000" w:rsidP="00AB0994">
      <w:pPr>
        <w:pStyle w:val="Bibliography"/>
        <w:rPr>
          <w:del w:id="198" w:author="Author"/>
        </w:rPr>
      </w:pPr>
      <w:bookmarkStart w:id="199" w:name="ref-bezzina2014does"/>
      <w:bookmarkEnd w:id="196"/>
      <w:del w:id="200" w:author="Author">
        <w:r w:rsidDel="00AB0994">
          <w:delText xml:space="preserve">Bezzina, C. N., Amiel, J. J., &amp; Shine, R. (2014). Does invasion success reflect superior cognitive ability? A case study of two congeneric lizard species (lampropholis, scincidae). </w:delText>
        </w:r>
        <w:r w:rsidDel="00AB0994">
          <w:rPr>
            <w:i/>
            <w:iCs/>
          </w:rPr>
          <w:delText>PLoS One</w:delText>
        </w:r>
        <w:r w:rsidDel="00AB0994">
          <w:delText xml:space="preserve">, </w:delText>
        </w:r>
        <w:r w:rsidDel="00AB0994">
          <w:rPr>
            <w:i/>
            <w:iCs/>
          </w:rPr>
          <w:delText>9</w:delText>
        </w:r>
        <w:r w:rsidDel="00AB0994">
          <w:delText>(1), e86271.</w:delText>
        </w:r>
      </w:del>
    </w:p>
    <w:p w14:paraId="423AAE33" w14:textId="0DBAFDC1" w:rsidR="008A72DD" w:rsidDel="00AB0994" w:rsidRDefault="00000000" w:rsidP="00AB0994">
      <w:pPr>
        <w:pStyle w:val="Bibliography"/>
        <w:rPr>
          <w:del w:id="201" w:author="Author"/>
        </w:rPr>
      </w:pPr>
      <w:bookmarkStart w:id="202" w:name="ref-brown2010behavioral"/>
      <w:bookmarkEnd w:id="199"/>
      <w:del w:id="203" w:author="Author">
        <w:r w:rsidDel="00AB0994">
          <w:delText xml:space="preserve">Brown, V. J., &amp; Tait, D. S. (2010). Behavioral flexibility: Attentional shifting, rule switching and response reversal. </w:delText>
        </w:r>
        <w:r w:rsidDel="00AB0994">
          <w:rPr>
            <w:i/>
            <w:iCs/>
          </w:rPr>
          <w:delText>Encyclopedia of Psychopharmacology, Springer-Verlag: Berlin</w:delText>
        </w:r>
        <w:r w:rsidDel="00AB0994">
          <w:delText>, 209–213.</w:delText>
        </w:r>
      </w:del>
    </w:p>
    <w:p w14:paraId="6039AFCB" w14:textId="477C750A" w:rsidR="008A72DD" w:rsidDel="00AB0994" w:rsidRDefault="00000000" w:rsidP="00AB0994">
      <w:pPr>
        <w:pStyle w:val="Bibliography"/>
        <w:rPr>
          <w:del w:id="204" w:author="Author"/>
        </w:rPr>
      </w:pPr>
      <w:bookmarkStart w:id="205" w:name="ref-DOSEneurobrummelte2010chronic"/>
      <w:bookmarkEnd w:id="202"/>
      <w:del w:id="206" w:author="Author">
        <w:r w:rsidDel="00AB0994">
          <w:delText xml:space="preserve">Brummelte, S., &amp; Galea, L. A. (2010). Chronic high corticosterone reduces neurogenesis in the dentate gyrus of adult male and female rats. </w:delText>
        </w:r>
        <w:r w:rsidDel="00AB0994">
          <w:rPr>
            <w:i/>
            <w:iCs/>
          </w:rPr>
          <w:delText>Neuroscience</w:delText>
        </w:r>
        <w:r w:rsidDel="00AB0994">
          <w:delText xml:space="preserve">, </w:delText>
        </w:r>
        <w:r w:rsidDel="00AB0994">
          <w:rPr>
            <w:i/>
            <w:iCs/>
          </w:rPr>
          <w:delText>168</w:delText>
        </w:r>
        <w:r w:rsidDel="00AB0994">
          <w:delText>(3), 680–690.</w:delText>
        </w:r>
      </w:del>
    </w:p>
    <w:p w14:paraId="2019F3B6" w14:textId="4BE6A4EE" w:rsidR="008A72DD" w:rsidDel="00AB0994" w:rsidRDefault="00000000" w:rsidP="00AB0994">
      <w:pPr>
        <w:pStyle w:val="Bibliography"/>
        <w:rPr>
          <w:del w:id="207" w:author="Author"/>
        </w:rPr>
      </w:pPr>
      <w:bookmarkStart w:id="208" w:name="ref-burkner2017brms"/>
      <w:bookmarkEnd w:id="205"/>
      <w:del w:id="209" w:author="Author">
        <w:r w:rsidDel="00AB0994">
          <w:delText xml:space="preserve">Bürkner, P.-C. (2017). Brms: An r package for bayesian multilevel models using stan. </w:delText>
        </w:r>
        <w:r w:rsidDel="00AB0994">
          <w:rPr>
            <w:i/>
            <w:iCs/>
          </w:rPr>
          <w:delText>Journal of Statistical Software</w:delText>
        </w:r>
        <w:r w:rsidDel="00AB0994">
          <w:delText xml:space="preserve">, </w:delText>
        </w:r>
        <w:r w:rsidDel="00AB0994">
          <w:rPr>
            <w:i/>
            <w:iCs/>
          </w:rPr>
          <w:delText>80</w:delText>
        </w:r>
        <w:r w:rsidDel="00AB0994">
          <w:delText>, 1–28.</w:delText>
        </w:r>
      </w:del>
    </w:p>
    <w:p w14:paraId="1EA7555A" w14:textId="6A5810F0" w:rsidR="008A72DD" w:rsidDel="00AB0994" w:rsidRDefault="00000000" w:rsidP="00AB0994">
      <w:pPr>
        <w:pStyle w:val="Bibliography"/>
        <w:rPr>
          <w:del w:id="210" w:author="Author"/>
        </w:rPr>
      </w:pPr>
      <w:bookmarkStart w:id="211" w:name="ref-carrasco2023maternal"/>
      <w:bookmarkEnd w:id="208"/>
      <w:del w:id="212" w:author="Author">
        <w:r w:rsidDel="00AB0994">
          <w:delText xml:space="preserve">Carrasco, M. I., Zhang, J., &amp; Noble, D. W. (2023). </w:delText>
        </w:r>
        <w:r w:rsidDel="00AB0994">
          <w:rPr>
            <w:i/>
            <w:iCs/>
          </w:rPr>
          <w:delText>Maternal investment and early thermal conditions affect performance and antipredator responses</w:delText>
        </w:r>
        <w:r w:rsidDel="00AB0994">
          <w:delText>.</w:delText>
        </w:r>
      </w:del>
    </w:p>
    <w:p w14:paraId="14821512" w14:textId="0A2A0D36" w:rsidR="008A72DD" w:rsidDel="00AB0994" w:rsidRDefault="00000000" w:rsidP="00AB0994">
      <w:pPr>
        <w:pStyle w:val="Bibliography"/>
        <w:rPr>
          <w:del w:id="213" w:author="Author"/>
        </w:rPr>
      </w:pPr>
      <w:bookmarkStart w:id="214" w:name="ref-chapple_biology_2014"/>
      <w:bookmarkEnd w:id="211"/>
      <w:del w:id="215" w:author="Author">
        <w:r w:rsidDel="00AB0994">
          <w:delText xml:space="preserve">Chapple, D. G., Miller, K. A., Chaplin, K., Barnett, L., Thompson, M. B., &amp; Bray, R. D. (2014). Biology of the invasive delicate skink (Lampropholis delicata) on Lord Howe Island. </w:delText>
        </w:r>
        <w:r w:rsidDel="00AB0994">
          <w:rPr>
            <w:i/>
            <w:iCs/>
          </w:rPr>
          <w:delText>Australian Journal of Zoology</w:delText>
        </w:r>
        <w:r w:rsidDel="00AB0994">
          <w:delText xml:space="preserve">, </w:delText>
        </w:r>
        <w:r w:rsidDel="00AB0994">
          <w:rPr>
            <w:i/>
            <w:iCs/>
          </w:rPr>
          <w:delText>62</w:delText>
        </w:r>
        <w:r w:rsidDel="00AB0994">
          <w:delText xml:space="preserve">(6), 498. </w:delText>
        </w:r>
        <w:r w:rsidDel="00AB0994">
          <w:fldChar w:fldCharType="begin"/>
        </w:r>
        <w:r w:rsidDel="00AB0994">
          <w:delInstrText>HYPERLINK "https://doi.org/10.1071/ZO14098" \h</w:delInstrText>
        </w:r>
        <w:r w:rsidDel="00AB0994">
          <w:fldChar w:fldCharType="separate"/>
        </w:r>
        <w:r w:rsidDel="00AB0994">
          <w:rPr>
            <w:rStyle w:val="Hyperlink"/>
          </w:rPr>
          <w:delText>https://doi.org/10.1071/ZO14098</w:delText>
        </w:r>
        <w:r w:rsidDel="00AB0994">
          <w:rPr>
            <w:rStyle w:val="Hyperlink"/>
          </w:rPr>
          <w:fldChar w:fldCharType="end"/>
        </w:r>
      </w:del>
    </w:p>
    <w:p w14:paraId="5D6F0FEE" w14:textId="1C07EB51" w:rsidR="008A72DD" w:rsidDel="00AB0994" w:rsidRDefault="00000000" w:rsidP="00AB0994">
      <w:pPr>
        <w:pStyle w:val="Bibliography"/>
        <w:rPr>
          <w:del w:id="216" w:author="Author"/>
        </w:rPr>
      </w:pPr>
      <w:bookmarkStart w:id="217" w:name="ref-chapple2015deliinvLHI"/>
      <w:bookmarkEnd w:id="214"/>
      <w:del w:id="218" w:author="Author">
        <w:r w:rsidDel="00AB0994">
          <w:delText xml:space="preserve">Chapple, D. G., Miller, K. A., Chaplin, K., Barnett, L., Thompson, M. B., &amp; Bray, R. D. (2015). Biology of the invasive delicate skink (lampropholis delicata) on lord howe island. </w:delText>
        </w:r>
        <w:r w:rsidDel="00AB0994">
          <w:rPr>
            <w:i/>
            <w:iCs/>
          </w:rPr>
          <w:delText>Australian Journal of Zoology</w:delText>
        </w:r>
        <w:r w:rsidDel="00AB0994">
          <w:delText xml:space="preserve">, </w:delText>
        </w:r>
        <w:r w:rsidDel="00AB0994">
          <w:rPr>
            <w:i/>
            <w:iCs/>
          </w:rPr>
          <w:delText>62</w:delText>
        </w:r>
        <w:r w:rsidDel="00AB0994">
          <w:delText>(6), 498–506.</w:delText>
        </w:r>
      </w:del>
    </w:p>
    <w:p w14:paraId="08C306BD" w14:textId="5C79903F" w:rsidR="008A72DD" w:rsidDel="00AB0994" w:rsidRDefault="00000000" w:rsidP="00AB0994">
      <w:pPr>
        <w:pStyle w:val="Bibliography"/>
        <w:rPr>
          <w:del w:id="219" w:author="Author"/>
        </w:rPr>
      </w:pPr>
      <w:bookmarkStart w:id="220" w:name="ref-chapple2013divergent"/>
      <w:bookmarkEnd w:id="217"/>
      <w:del w:id="221" w:author="Author">
        <w:r w:rsidDel="00AB0994">
          <w:delText xml:space="preserve">Chapple, D. G., Miller, K. A., Kraus, F., &amp; Thompson, M. B. (2013). Divergent introduction histories among invasive populations of the delicate skink (l ampropholis delicata): Has the importance of genetic admixture in the success of biological invasions been overemphasized? </w:delText>
        </w:r>
        <w:r w:rsidDel="00AB0994">
          <w:rPr>
            <w:i/>
            <w:iCs/>
          </w:rPr>
          <w:delText>Diversity and Distributions</w:delText>
        </w:r>
        <w:r w:rsidDel="00AB0994">
          <w:delText xml:space="preserve">, </w:delText>
        </w:r>
        <w:r w:rsidDel="00AB0994">
          <w:rPr>
            <w:i/>
            <w:iCs/>
          </w:rPr>
          <w:delText>19</w:delText>
        </w:r>
        <w:r w:rsidDel="00AB0994">
          <w:delText>(2), 134–146.</w:delText>
        </w:r>
      </w:del>
    </w:p>
    <w:p w14:paraId="3CE63C01" w14:textId="17578448" w:rsidR="008A72DD" w:rsidDel="00AB0994" w:rsidRDefault="00000000" w:rsidP="00AB0994">
      <w:pPr>
        <w:pStyle w:val="Bibliography"/>
        <w:rPr>
          <w:del w:id="222" w:author="Author"/>
        </w:rPr>
      </w:pPr>
      <w:bookmarkStart w:id="223" w:name="ref-chapple2012can"/>
      <w:bookmarkEnd w:id="220"/>
      <w:del w:id="224" w:author="Author">
        <w:r w:rsidDel="00AB0994">
          <w:delText xml:space="preserve">Chapple, D. G., Simmonds, S. M., &amp; Wong, B. B. (2012). Can behavioral and personality traits influence the success of unintentional species introductions? </w:delText>
        </w:r>
        <w:r w:rsidDel="00AB0994">
          <w:rPr>
            <w:i/>
            <w:iCs/>
          </w:rPr>
          <w:delText>Trends in Ecology &amp; Evolution</w:delText>
        </w:r>
        <w:r w:rsidDel="00AB0994">
          <w:delText xml:space="preserve">, </w:delText>
        </w:r>
        <w:r w:rsidDel="00AB0994">
          <w:rPr>
            <w:i/>
            <w:iCs/>
          </w:rPr>
          <w:delText>27</w:delText>
        </w:r>
        <w:r w:rsidDel="00AB0994">
          <w:delText>(1), 57–64.</w:delText>
        </w:r>
      </w:del>
    </w:p>
    <w:p w14:paraId="6798C6CE" w14:textId="6042BE3D" w:rsidR="008A72DD" w:rsidDel="00AB0994" w:rsidRDefault="00000000" w:rsidP="00AB0994">
      <w:pPr>
        <w:pStyle w:val="Bibliography"/>
        <w:rPr>
          <w:del w:id="225" w:author="Author"/>
        </w:rPr>
      </w:pPr>
      <w:bookmarkStart w:id="226" w:name="ref-chapple_know_2011"/>
      <w:bookmarkEnd w:id="223"/>
      <w:del w:id="227" w:author="Author">
        <w:r w:rsidDel="00AB0994">
          <w:delText xml:space="preserve">Chapple, D. G., Simmonds, S. M., &amp; Wong, B. B. M. (2011). Know when to run, know when to hide: Can behavioral differences explain the divergent invasion success of two sympatric lizards?: Invasion Success of Two Sympatric Lizards. </w:delText>
        </w:r>
        <w:r w:rsidDel="00AB0994">
          <w:rPr>
            <w:i/>
            <w:iCs/>
          </w:rPr>
          <w:delText>Ecology and Evolution</w:delText>
        </w:r>
        <w:r w:rsidDel="00AB0994">
          <w:delText xml:space="preserve">, </w:delText>
        </w:r>
        <w:r w:rsidDel="00AB0994">
          <w:rPr>
            <w:i/>
            <w:iCs/>
          </w:rPr>
          <w:delText>1</w:delText>
        </w:r>
        <w:r w:rsidDel="00AB0994">
          <w:delText xml:space="preserve">(3), 278–289. </w:delText>
        </w:r>
        <w:r w:rsidDel="00AB0994">
          <w:fldChar w:fldCharType="begin"/>
        </w:r>
        <w:r w:rsidDel="00AB0994">
          <w:delInstrText>HYPERLINK "https://doi.org/10.1002/ece3.22" \h</w:delInstrText>
        </w:r>
        <w:r w:rsidDel="00AB0994">
          <w:fldChar w:fldCharType="separate"/>
        </w:r>
        <w:r w:rsidDel="00AB0994">
          <w:rPr>
            <w:rStyle w:val="Hyperlink"/>
          </w:rPr>
          <w:delText>https://doi.org/10.1002/ece3.22</w:delText>
        </w:r>
        <w:r w:rsidDel="00AB0994">
          <w:rPr>
            <w:rStyle w:val="Hyperlink"/>
          </w:rPr>
          <w:fldChar w:fldCharType="end"/>
        </w:r>
      </w:del>
    </w:p>
    <w:p w14:paraId="6B0FC1DF" w14:textId="799B9DE1" w:rsidR="008A72DD" w:rsidDel="00AB0994" w:rsidRDefault="00000000" w:rsidP="00AB0994">
      <w:pPr>
        <w:pStyle w:val="Bibliography"/>
        <w:rPr>
          <w:del w:id="228" w:author="Author"/>
        </w:rPr>
      </w:pPr>
      <w:bookmarkStart w:id="229" w:name="ref-chapple2013biosecurity"/>
      <w:bookmarkEnd w:id="226"/>
      <w:del w:id="230" w:author="Author">
        <w:r w:rsidDel="00AB0994">
          <w:delText xml:space="preserve">Chapple, D. G., Whitaker, A. H., Chapple, S. N., Miller, K. A., &amp; Thompson, M. B. (2013). Biosecurity interceptions of an invasive lizard: Origin of stowaways and human-assisted spread within n ew z ealand. </w:delText>
        </w:r>
        <w:r w:rsidDel="00AB0994">
          <w:rPr>
            <w:i/>
            <w:iCs/>
          </w:rPr>
          <w:delText>Evolutionary Applications</w:delText>
        </w:r>
        <w:r w:rsidDel="00AB0994">
          <w:delText xml:space="preserve">, </w:delText>
        </w:r>
        <w:r w:rsidDel="00AB0994">
          <w:rPr>
            <w:i/>
            <w:iCs/>
          </w:rPr>
          <w:delText>6</w:delText>
        </w:r>
        <w:r w:rsidDel="00AB0994">
          <w:delText>(2), 324–339.</w:delText>
        </w:r>
      </w:del>
    </w:p>
    <w:p w14:paraId="568D7D93" w14:textId="40D8B2F0" w:rsidR="008A72DD" w:rsidDel="00AB0994" w:rsidRDefault="00000000" w:rsidP="00AB0994">
      <w:pPr>
        <w:pStyle w:val="Bibliography"/>
        <w:rPr>
          <w:del w:id="231" w:author="Author"/>
        </w:rPr>
      </w:pPr>
      <w:bookmarkStart w:id="232" w:name="ref-cheetham2011embryonic"/>
      <w:bookmarkEnd w:id="229"/>
      <w:del w:id="233" w:author="Author">
        <w:r w:rsidDel="00AB0994">
          <w:delText xml:space="preserve">Cheetham, E., Doody, J. S., Stewart, B., &amp; Harlow, P. (2011). Embryonic mortality as a cost of communal nesting in the delicate skink. </w:delText>
        </w:r>
        <w:r w:rsidDel="00AB0994">
          <w:rPr>
            <w:i/>
            <w:iCs/>
          </w:rPr>
          <w:delText>Journal of Zoology</w:delText>
        </w:r>
        <w:r w:rsidDel="00AB0994">
          <w:delText xml:space="preserve">, </w:delText>
        </w:r>
        <w:r w:rsidDel="00AB0994">
          <w:rPr>
            <w:i/>
            <w:iCs/>
          </w:rPr>
          <w:delText>283</w:delText>
        </w:r>
        <w:r w:rsidDel="00AB0994">
          <w:delText>(4), 234–242.</w:delText>
        </w:r>
      </w:del>
    </w:p>
    <w:p w14:paraId="0D174A18" w14:textId="7DB46BD4" w:rsidR="008A72DD" w:rsidDel="00AB0994" w:rsidRDefault="00000000" w:rsidP="00AB0994">
      <w:pPr>
        <w:pStyle w:val="Bibliography"/>
        <w:rPr>
          <w:del w:id="234" w:author="Author"/>
        </w:rPr>
      </w:pPr>
      <w:bookmarkStart w:id="235" w:name="ref-clark_colour_2014"/>
      <w:bookmarkEnd w:id="232"/>
      <w:del w:id="236" w:author="Author">
        <w:r w:rsidDel="00AB0994">
          <w:delText xml:space="preserve">Clark, B. F., Amiel, J. J., Shine, R., Noble, D. W. A., &amp; Whiting, M. J. (2014). Colour discrimination and associative learning in hatchling lizards incubated at “hot” and “cold” temperatures. </w:delText>
        </w:r>
        <w:r w:rsidDel="00AB0994">
          <w:rPr>
            <w:i/>
            <w:iCs/>
          </w:rPr>
          <w:delText>Behavioral Ecology and Sociobiology</w:delText>
        </w:r>
        <w:r w:rsidDel="00AB0994">
          <w:delText xml:space="preserve">, </w:delText>
        </w:r>
        <w:r w:rsidDel="00AB0994">
          <w:rPr>
            <w:i/>
            <w:iCs/>
          </w:rPr>
          <w:delText>68</w:delText>
        </w:r>
        <w:r w:rsidDel="00AB0994">
          <w:delText xml:space="preserve">(2), 239–247. </w:delText>
        </w:r>
        <w:r w:rsidDel="00AB0994">
          <w:fldChar w:fldCharType="begin"/>
        </w:r>
        <w:r w:rsidDel="00AB0994">
          <w:delInstrText>HYPERLINK "https://doi.org/10.1007/s00265-013-1639-x" \h</w:delInstrText>
        </w:r>
        <w:r w:rsidDel="00AB0994">
          <w:fldChar w:fldCharType="separate"/>
        </w:r>
        <w:r w:rsidDel="00AB0994">
          <w:rPr>
            <w:rStyle w:val="Hyperlink"/>
          </w:rPr>
          <w:delText>https://doi.org/10.1007/s00265-013-1639-x</w:delText>
        </w:r>
        <w:r w:rsidDel="00AB0994">
          <w:rPr>
            <w:rStyle w:val="Hyperlink"/>
          </w:rPr>
          <w:fldChar w:fldCharType="end"/>
        </w:r>
      </w:del>
    </w:p>
    <w:p w14:paraId="51823E74" w14:textId="47A5ADA5" w:rsidR="008A72DD" w:rsidDel="00AB0994" w:rsidRDefault="00000000" w:rsidP="00AB0994">
      <w:pPr>
        <w:pStyle w:val="Bibliography"/>
        <w:rPr>
          <w:del w:id="237" w:author="Author"/>
        </w:rPr>
      </w:pPr>
      <w:bookmarkStart w:id="238" w:name="ref-coomber_independent_1997"/>
      <w:bookmarkEnd w:id="235"/>
      <w:del w:id="239" w:author="Author">
        <w:r w:rsidDel="00AB0994">
          <w:delText xml:space="preserve">Coomber, P., Crews, D., &amp; Gonzalez-Lima, F. (1997). Independent effects of incubation temperature and gonadal sex on the volume and metabolic capacity of brain nuclei in the leopard gecko (Eublepharis macularius), a lizard with temperature-dependent sex determination. </w:delText>
        </w:r>
        <w:r w:rsidDel="00AB0994">
          <w:rPr>
            <w:i/>
            <w:iCs/>
          </w:rPr>
          <w:delText>The Journal of Comparative Neurology</w:delText>
        </w:r>
        <w:r w:rsidDel="00AB0994">
          <w:delText xml:space="preserve">, </w:delText>
        </w:r>
        <w:r w:rsidDel="00AB0994">
          <w:rPr>
            <w:i/>
            <w:iCs/>
          </w:rPr>
          <w:delText>380</w:delText>
        </w:r>
        <w:r w:rsidDel="00AB0994">
          <w:delText xml:space="preserve">(3), 409–421. </w:delText>
        </w:r>
        <w:r w:rsidDel="00AB0994">
          <w:fldChar w:fldCharType="begin"/>
        </w:r>
        <w:r w:rsidDel="00AB0994">
          <w:delInstrText>HYPERLINK "https://doi.org/10.1002/(SICI)1096-9861(19970414)380:3%3c409::AID-CNE9%3e3.0.CO;2-6" \h</w:delInstrText>
        </w:r>
        <w:r w:rsidDel="00AB0994">
          <w:fldChar w:fldCharType="separate"/>
        </w:r>
        <w:r w:rsidDel="00AB0994">
          <w:rPr>
            <w:rStyle w:val="Hyperlink"/>
          </w:rPr>
          <w:delText>https://doi.org/10.1002/(SICI)1096-9861(19970414)380:3&lt;409::AID-CNE9&gt;3.0.CO;2-6</w:delText>
        </w:r>
        <w:r w:rsidDel="00AB0994">
          <w:rPr>
            <w:rStyle w:val="Hyperlink"/>
          </w:rPr>
          <w:fldChar w:fldCharType="end"/>
        </w:r>
      </w:del>
    </w:p>
    <w:p w14:paraId="0CA2C9C7" w14:textId="539A7D8D" w:rsidR="008A72DD" w:rsidDel="00AB0994" w:rsidRDefault="00000000" w:rsidP="00AB0994">
      <w:pPr>
        <w:pStyle w:val="Bibliography"/>
        <w:rPr>
          <w:del w:id="240" w:author="Author"/>
        </w:rPr>
      </w:pPr>
      <w:bookmarkStart w:id="241" w:name="ref-Crino_2023"/>
      <w:bookmarkEnd w:id="238"/>
      <w:del w:id="242" w:author="Author">
        <w:r w:rsidDel="00AB0994">
          <w:delText xml:space="preserve">Crino, O. L., Bonduriansky, R., Martin, L. B., &amp; Noble, D. W. A. (2023). A conceptual framework for understanding stressinduced physiological and transgenerational effects on population responses to climate change. </w:delText>
        </w:r>
        <w:r w:rsidDel="00AB0994">
          <w:rPr>
            <w:i/>
            <w:iCs/>
          </w:rPr>
          <w:delText>Evolution Letters</w:delText>
        </w:r>
        <w:r w:rsidDel="00AB0994">
          <w:delText>.</w:delText>
        </w:r>
      </w:del>
    </w:p>
    <w:p w14:paraId="5C237E67" w14:textId="7FE001DA" w:rsidR="008A72DD" w:rsidDel="00AB0994" w:rsidRDefault="00000000" w:rsidP="00AB0994">
      <w:pPr>
        <w:pStyle w:val="Bibliography"/>
        <w:rPr>
          <w:del w:id="243" w:author="Author"/>
        </w:rPr>
      </w:pPr>
      <w:bookmarkStart w:id="244" w:name="ref-crino_corticosterone_2014"/>
      <w:bookmarkEnd w:id="241"/>
      <w:del w:id="245" w:author="Author">
        <w:r w:rsidDel="00AB0994">
          <w:delText xml:space="preserve">Crino, O. L., Driscoll, S. C., &amp; Breuner, C. W. (2014). Corticosterone exposure during development has sustained but not lifelong effects on body size and total and free corticosterone responses in the zebra finch. </w:delText>
        </w:r>
        <w:r w:rsidDel="00AB0994">
          <w:rPr>
            <w:i/>
            <w:iCs/>
          </w:rPr>
          <w:delText>General and Comparative Endocrinology</w:delText>
        </w:r>
        <w:r w:rsidDel="00AB0994">
          <w:delText xml:space="preserve">, </w:delText>
        </w:r>
        <w:r w:rsidDel="00AB0994">
          <w:rPr>
            <w:i/>
            <w:iCs/>
          </w:rPr>
          <w:delText>196</w:delText>
        </w:r>
        <w:r w:rsidDel="00AB0994">
          <w:delText xml:space="preserve">, 123–129. </w:delText>
        </w:r>
        <w:r w:rsidDel="00AB0994">
          <w:fldChar w:fldCharType="begin"/>
        </w:r>
        <w:r w:rsidDel="00AB0994">
          <w:delInstrText>HYPERLINK "https://doi.org/10.1016/j.ygcen.2013.10.006" \h</w:delInstrText>
        </w:r>
        <w:r w:rsidDel="00AB0994">
          <w:fldChar w:fldCharType="separate"/>
        </w:r>
        <w:r w:rsidDel="00AB0994">
          <w:rPr>
            <w:rStyle w:val="Hyperlink"/>
          </w:rPr>
          <w:delText>https://doi.org/10.1016/j.ygcen.2013.10.006</w:delText>
        </w:r>
        <w:r w:rsidDel="00AB0994">
          <w:rPr>
            <w:rStyle w:val="Hyperlink"/>
          </w:rPr>
          <w:fldChar w:fldCharType="end"/>
        </w:r>
      </w:del>
    </w:p>
    <w:p w14:paraId="58B52E93" w14:textId="762BE163" w:rsidR="008A72DD" w:rsidDel="00AB0994" w:rsidRDefault="00000000" w:rsidP="00AB0994">
      <w:pPr>
        <w:pStyle w:val="Bibliography"/>
        <w:rPr>
          <w:del w:id="246" w:author="Author"/>
        </w:rPr>
      </w:pPr>
      <w:bookmarkStart w:id="247" w:name="ref-dayananda_incubation_2017"/>
      <w:bookmarkEnd w:id="244"/>
      <w:del w:id="248" w:author="Author">
        <w:r w:rsidDel="00AB0994">
          <w:delText xml:space="preserve">Dayananda, B., &amp; Webb, J. K. (2017). Incubation under climate warming affects learning ability and survival in hatchling lizards. </w:delText>
        </w:r>
        <w:r w:rsidDel="00AB0994">
          <w:rPr>
            <w:i/>
            <w:iCs/>
          </w:rPr>
          <w:delText>Biology Letters</w:delText>
        </w:r>
        <w:r w:rsidDel="00AB0994">
          <w:delText xml:space="preserve">, </w:delText>
        </w:r>
        <w:r w:rsidDel="00AB0994">
          <w:rPr>
            <w:i/>
            <w:iCs/>
          </w:rPr>
          <w:delText>13</w:delText>
        </w:r>
        <w:r w:rsidDel="00AB0994">
          <w:delText xml:space="preserve">(3), 20170002. </w:delText>
        </w:r>
        <w:r w:rsidDel="00AB0994">
          <w:fldChar w:fldCharType="begin"/>
        </w:r>
        <w:r w:rsidDel="00AB0994">
          <w:delInstrText>HYPERLINK "https://doi.org/10.1098/rsbl.2017.0002" \h</w:delInstrText>
        </w:r>
        <w:r w:rsidDel="00AB0994">
          <w:fldChar w:fldCharType="separate"/>
        </w:r>
        <w:r w:rsidDel="00AB0994">
          <w:rPr>
            <w:rStyle w:val="Hyperlink"/>
          </w:rPr>
          <w:delText>https://doi.org/10.1098/rsbl.2017.0002</w:delText>
        </w:r>
        <w:r w:rsidDel="00AB0994">
          <w:rPr>
            <w:rStyle w:val="Hyperlink"/>
          </w:rPr>
          <w:fldChar w:fldCharType="end"/>
        </w:r>
      </w:del>
    </w:p>
    <w:p w14:paraId="39C8B297" w14:textId="1931769D" w:rsidR="008A72DD" w:rsidDel="00AB0994" w:rsidRDefault="00000000" w:rsidP="00AB0994">
      <w:pPr>
        <w:pStyle w:val="Bibliography"/>
        <w:rPr>
          <w:del w:id="249" w:author="Author"/>
        </w:rPr>
      </w:pPr>
      <w:bookmarkStart w:id="250" w:name="ref-dissanayake2021effects"/>
      <w:bookmarkEnd w:id="247"/>
      <w:del w:id="251" w:author="Author">
        <w:r w:rsidDel="00AB0994">
          <w:delText xml:space="preserve">Dissanayake, D. S., Holleley, C. E., &amp; Georges, A. (2021). Effects of natural nest temperatures on sex reversal and sex ratios in an australian alpine skink. </w:delText>
        </w:r>
        <w:r w:rsidDel="00AB0994">
          <w:rPr>
            <w:i/>
            <w:iCs/>
          </w:rPr>
          <w:delText>Scientific Reports</w:delText>
        </w:r>
        <w:r w:rsidDel="00AB0994">
          <w:delText xml:space="preserve">, </w:delText>
        </w:r>
        <w:r w:rsidDel="00AB0994">
          <w:rPr>
            <w:i/>
            <w:iCs/>
          </w:rPr>
          <w:delText>11</w:delText>
        </w:r>
        <w:r w:rsidDel="00AB0994">
          <w:delText>(1), 20093.</w:delText>
        </w:r>
      </w:del>
    </w:p>
    <w:p w14:paraId="637827FD" w14:textId="5AC7DA03" w:rsidR="008A72DD" w:rsidDel="00AB0994" w:rsidRDefault="00000000" w:rsidP="00AB0994">
      <w:pPr>
        <w:pStyle w:val="Bibliography"/>
        <w:rPr>
          <w:del w:id="252" w:author="Author"/>
        </w:rPr>
      </w:pPr>
      <w:bookmarkStart w:id="253" w:name="ref-du_dynamic_2009"/>
      <w:bookmarkEnd w:id="250"/>
      <w:del w:id="254" w:author="Author">
        <w:r w:rsidDel="00AB0994">
          <w:delText xml:space="preserve">Du, J., Wang, Y., Hunter, R., Wei, Y., Blumenthal, R., Falke, C., Khairova, R., Zhou, R., Yuan, P., Machado-Vieira, R., McEwen, B. S., &amp; Manji, H. K. (2009). Dynamic regulation of mitochondrial function by glucocorticoids. </w:delText>
        </w:r>
        <w:r w:rsidDel="00AB0994">
          <w:rPr>
            <w:i/>
            <w:iCs/>
          </w:rPr>
          <w:delText>Proceedings of the National Academy of Sciences</w:delText>
        </w:r>
        <w:r w:rsidDel="00AB0994">
          <w:delText xml:space="preserve">, </w:delText>
        </w:r>
        <w:r w:rsidDel="00AB0994">
          <w:rPr>
            <w:i/>
            <w:iCs/>
          </w:rPr>
          <w:delText>106</w:delText>
        </w:r>
        <w:r w:rsidDel="00AB0994">
          <w:delText xml:space="preserve">(9), 3543–3548. </w:delText>
        </w:r>
        <w:r w:rsidDel="00AB0994">
          <w:fldChar w:fldCharType="begin"/>
        </w:r>
        <w:r w:rsidDel="00AB0994">
          <w:delInstrText>HYPERLINK "https://doi.org/10.1073/pnas.0812671106" \h</w:delInstrText>
        </w:r>
        <w:r w:rsidDel="00AB0994">
          <w:fldChar w:fldCharType="separate"/>
        </w:r>
        <w:r w:rsidDel="00AB0994">
          <w:rPr>
            <w:rStyle w:val="Hyperlink"/>
          </w:rPr>
          <w:delText>https://doi.org/10.1073/pnas.0812671106</w:delText>
        </w:r>
        <w:r w:rsidDel="00AB0994">
          <w:rPr>
            <w:rStyle w:val="Hyperlink"/>
          </w:rPr>
          <w:fldChar w:fldCharType="end"/>
        </w:r>
      </w:del>
    </w:p>
    <w:p w14:paraId="13A30CA6" w14:textId="3DCE2D55" w:rsidR="008A72DD" w:rsidDel="00AB0994" w:rsidRDefault="00000000" w:rsidP="00AB0994">
      <w:pPr>
        <w:pStyle w:val="Bibliography"/>
        <w:rPr>
          <w:del w:id="255" w:author="Author"/>
        </w:rPr>
      </w:pPr>
      <w:bookmarkStart w:id="256" w:name="ref-farrell_developmental_2016"/>
      <w:bookmarkEnd w:id="253"/>
      <w:del w:id="257" w:author="Author">
        <w:r w:rsidDel="00AB0994">
          <w:delText xml:space="preserve">Farrell, T. M., Morgan, A., &amp; MacDougall-Shackleton, S. A. (2016). Developmental stress impairs performance on an association task in male and female songbirds, but impairs auditory learning in females only. </w:delText>
        </w:r>
        <w:r w:rsidDel="00AB0994">
          <w:rPr>
            <w:i/>
            <w:iCs/>
          </w:rPr>
          <w:delText>Animal Cognition</w:delText>
        </w:r>
        <w:r w:rsidDel="00AB0994">
          <w:delText xml:space="preserve">, </w:delText>
        </w:r>
        <w:r w:rsidDel="00AB0994">
          <w:rPr>
            <w:i/>
            <w:iCs/>
          </w:rPr>
          <w:delText>19</w:delText>
        </w:r>
        <w:r w:rsidDel="00AB0994">
          <w:delText xml:space="preserve">(1), 1–14. </w:delText>
        </w:r>
        <w:r w:rsidDel="00AB0994">
          <w:fldChar w:fldCharType="begin"/>
        </w:r>
        <w:r w:rsidDel="00AB0994">
          <w:delInstrText>HYPERLINK "https://doi.org/10.1007/s10071-015-0908-7" \h</w:delInstrText>
        </w:r>
        <w:r w:rsidDel="00AB0994">
          <w:fldChar w:fldCharType="separate"/>
        </w:r>
        <w:r w:rsidDel="00AB0994">
          <w:rPr>
            <w:rStyle w:val="Hyperlink"/>
          </w:rPr>
          <w:delText>https://doi.org/10.1007/s10071-015-0908-7</w:delText>
        </w:r>
        <w:r w:rsidDel="00AB0994">
          <w:rPr>
            <w:rStyle w:val="Hyperlink"/>
          </w:rPr>
          <w:fldChar w:fldCharType="end"/>
        </w:r>
      </w:del>
    </w:p>
    <w:p w14:paraId="7128F9D1" w14:textId="3A8D42A4" w:rsidR="008A72DD" w:rsidDel="00AB0994" w:rsidRDefault="00000000" w:rsidP="00AB0994">
      <w:pPr>
        <w:pStyle w:val="Bibliography"/>
        <w:rPr>
          <w:del w:id="258" w:author="Author"/>
        </w:rPr>
      </w:pPr>
      <w:bookmarkStart w:id="259" w:name="ref-feng2015effect"/>
      <w:bookmarkEnd w:id="256"/>
      <w:del w:id="260" w:author="Author">
        <w:r w:rsidDel="00AB0994">
          <w:delText xml:space="preserve">Feng, S., McGhee, K. E., &amp; Bell, A. M. (2015). Effect of maternal predator exposure on the ability of stickleback offspring to generalize a learned colour–reward association. </w:delText>
        </w:r>
        <w:r w:rsidDel="00AB0994">
          <w:rPr>
            <w:i/>
            <w:iCs/>
          </w:rPr>
          <w:delText>Animal Behaviour</w:delText>
        </w:r>
        <w:r w:rsidDel="00AB0994">
          <w:delText xml:space="preserve">, </w:delText>
        </w:r>
        <w:r w:rsidDel="00AB0994">
          <w:rPr>
            <w:i/>
            <w:iCs/>
          </w:rPr>
          <w:delText>107</w:delText>
        </w:r>
        <w:r w:rsidDel="00AB0994">
          <w:delText>, 61–69.</w:delText>
        </w:r>
      </w:del>
    </w:p>
    <w:p w14:paraId="4C04CBFF" w14:textId="2629301F" w:rsidR="008A72DD" w:rsidDel="00AB0994" w:rsidRDefault="00000000" w:rsidP="00AB0994">
      <w:pPr>
        <w:pStyle w:val="Bibliography"/>
        <w:rPr>
          <w:del w:id="261" w:author="Author"/>
        </w:rPr>
      </w:pPr>
      <w:bookmarkStart w:id="262" w:name="ref-jonson1976effect"/>
      <w:bookmarkEnd w:id="259"/>
      <w:del w:id="263" w:author="Author">
        <w:r w:rsidDel="00AB0994">
          <w:delText xml:space="preserve">Jonson, K. M., Lyle, J. G., Edwards, M. J., &amp; Penny, R. H. (1976). Effect of prenatal heat stress on brain growth and serial discrimination reversal learning in the guinea pig. </w:delText>
        </w:r>
        <w:r w:rsidDel="00AB0994">
          <w:rPr>
            <w:i/>
            <w:iCs/>
          </w:rPr>
          <w:delText>Brain Research Bulletin</w:delText>
        </w:r>
        <w:r w:rsidDel="00AB0994">
          <w:delText xml:space="preserve">, </w:delText>
        </w:r>
        <w:r w:rsidDel="00AB0994">
          <w:rPr>
            <w:i/>
            <w:iCs/>
          </w:rPr>
          <w:delText>1</w:delText>
        </w:r>
        <w:r w:rsidDel="00AB0994">
          <w:delText>(1), 133–150.</w:delText>
        </w:r>
      </w:del>
    </w:p>
    <w:p w14:paraId="6F12E640" w14:textId="1CFF85A7" w:rsidR="008A72DD" w:rsidDel="00AB0994" w:rsidRDefault="00000000" w:rsidP="00AB0994">
      <w:pPr>
        <w:pStyle w:val="Bibliography"/>
        <w:rPr>
          <w:del w:id="264" w:author="Author"/>
        </w:rPr>
      </w:pPr>
      <w:bookmarkStart w:id="265" w:name="ref-kar2023heritability"/>
      <w:bookmarkEnd w:id="262"/>
      <w:del w:id="266" w:author="Author">
        <w:r w:rsidDel="00AB0994">
          <w:delText xml:space="preserve">Kar, F., Nakagawa, S., &amp; Noble, D. W. (2023). Heritability and developmental plasticity of growth in an oviparous lizard. </w:delText>
        </w:r>
        <w:r w:rsidDel="00AB0994">
          <w:rPr>
            <w:i/>
            <w:iCs/>
          </w:rPr>
          <w:delText>Heredity</w:delText>
        </w:r>
        <w:r w:rsidDel="00AB0994">
          <w:delText>, 1–10.</w:delText>
        </w:r>
      </w:del>
    </w:p>
    <w:p w14:paraId="431825AD" w14:textId="7F88B9ED" w:rsidR="008A72DD" w:rsidDel="00AB0994" w:rsidRDefault="00000000" w:rsidP="00AB0994">
      <w:pPr>
        <w:pStyle w:val="Bibliography"/>
        <w:rPr>
          <w:del w:id="267" w:author="Author"/>
        </w:rPr>
      </w:pPr>
      <w:bookmarkStart w:id="268" w:name="ref-kolbe2002impact"/>
      <w:bookmarkEnd w:id="265"/>
      <w:del w:id="269" w:author="Author">
        <w:r w:rsidDel="00AB0994">
          <w:delText xml:space="preserve">Kolbe, J. J., &amp; Janzen, F. J. (2002). Impact of nest-site selection on nest success and nest temperature in natural and disturbed habitats. </w:delText>
        </w:r>
        <w:r w:rsidDel="00AB0994">
          <w:rPr>
            <w:i/>
            <w:iCs/>
          </w:rPr>
          <w:delText>Ecology</w:delText>
        </w:r>
        <w:r w:rsidDel="00AB0994">
          <w:delText xml:space="preserve">, </w:delText>
        </w:r>
        <w:r w:rsidDel="00AB0994">
          <w:rPr>
            <w:i/>
            <w:iCs/>
          </w:rPr>
          <w:delText>83</w:delText>
        </w:r>
        <w:r w:rsidDel="00AB0994">
          <w:delText>(1), 269–281.</w:delText>
        </w:r>
      </w:del>
    </w:p>
    <w:p w14:paraId="106A446D" w14:textId="6381B858" w:rsidR="008A72DD" w:rsidDel="00AB0994" w:rsidRDefault="00000000" w:rsidP="00AB0994">
      <w:pPr>
        <w:pStyle w:val="Bibliography"/>
        <w:rPr>
          <w:del w:id="270" w:author="Author"/>
        </w:rPr>
      </w:pPr>
      <w:bookmarkStart w:id="271" w:name="ref-lemaire_prenatal_2000"/>
      <w:bookmarkEnd w:id="268"/>
      <w:del w:id="272" w:author="Author">
        <w:r w:rsidDel="00AB0994">
          <w:delText xml:space="preserve">Lemaire, V., Koehl, M., Le Moal, M., &amp; Abrous, D. N. (2000). Prenatal stress produces learning deficits associated with an inhibition of neurogenesis in the hippocampus. </w:delText>
        </w:r>
        <w:r w:rsidDel="00AB0994">
          <w:rPr>
            <w:i/>
            <w:iCs/>
          </w:rPr>
          <w:delText>Proceedings of the National Academy of Sciences</w:delText>
        </w:r>
        <w:r w:rsidDel="00AB0994">
          <w:delText xml:space="preserve">, </w:delText>
        </w:r>
        <w:r w:rsidDel="00AB0994">
          <w:rPr>
            <w:i/>
            <w:iCs/>
          </w:rPr>
          <w:delText>97</w:delText>
        </w:r>
        <w:r w:rsidDel="00AB0994">
          <w:delText xml:space="preserve">(20), 11032–11037. </w:delText>
        </w:r>
        <w:r w:rsidDel="00AB0994">
          <w:fldChar w:fldCharType="begin"/>
        </w:r>
        <w:r w:rsidDel="00AB0994">
          <w:delInstrText>HYPERLINK "https://doi.org/10.1073/pnas.97.20.11032" \h</w:delInstrText>
        </w:r>
        <w:r w:rsidDel="00AB0994">
          <w:fldChar w:fldCharType="separate"/>
        </w:r>
        <w:r w:rsidDel="00AB0994">
          <w:rPr>
            <w:rStyle w:val="Hyperlink"/>
          </w:rPr>
          <w:delText>https://doi.org/10.1073/pnas.97.20.11032</w:delText>
        </w:r>
        <w:r w:rsidDel="00AB0994">
          <w:rPr>
            <w:rStyle w:val="Hyperlink"/>
          </w:rPr>
          <w:fldChar w:fldCharType="end"/>
        </w:r>
      </w:del>
    </w:p>
    <w:p w14:paraId="57CFD69F" w14:textId="30A56C4C" w:rsidR="008A72DD" w:rsidDel="00AB0994" w:rsidRDefault="00000000" w:rsidP="00AB0994">
      <w:pPr>
        <w:pStyle w:val="Bibliography"/>
        <w:rPr>
          <w:del w:id="273" w:author="Author"/>
        </w:rPr>
      </w:pPr>
      <w:bookmarkStart w:id="274" w:name="ref-lui2017chronic"/>
      <w:bookmarkEnd w:id="271"/>
      <w:del w:id="275" w:author="Author">
        <w:r w:rsidDel="00AB0994">
          <w:delText xml:space="preserve">Lui, E., Salim, M., Chahal, M., Puri, N., Marandi, E., Quadrilatero, J., &amp; Satvat, E. (2017). Chronic corticosterone-induced impaired cognitive flexibility is not due to suppressed adult hippocampal neurogenesis. </w:delText>
        </w:r>
        <w:r w:rsidDel="00AB0994">
          <w:rPr>
            <w:i/>
            <w:iCs/>
          </w:rPr>
          <w:delText>Behavioural Brain Research</w:delText>
        </w:r>
        <w:r w:rsidDel="00AB0994">
          <w:delText xml:space="preserve">, </w:delText>
        </w:r>
        <w:r w:rsidDel="00AB0994">
          <w:rPr>
            <w:i/>
            <w:iCs/>
          </w:rPr>
          <w:delText>332</w:delText>
        </w:r>
        <w:r w:rsidDel="00AB0994">
          <w:delText>, 90–98.</w:delText>
        </w:r>
      </w:del>
    </w:p>
    <w:p w14:paraId="5B698779" w14:textId="7FA56449" w:rsidR="008A72DD" w:rsidDel="00AB0994" w:rsidRDefault="00000000" w:rsidP="00AB0994">
      <w:pPr>
        <w:pStyle w:val="Bibliography"/>
        <w:rPr>
          <w:del w:id="276" w:author="Author"/>
        </w:rPr>
      </w:pPr>
      <w:bookmarkStart w:id="277" w:name="ref-noble_age-dependent_2014"/>
      <w:bookmarkEnd w:id="274"/>
      <w:del w:id="278" w:author="Author">
        <w:r w:rsidDel="00AB0994">
          <w:delText xml:space="preserve">Noble, D. W. A., Byrne, R. W., &amp; Whiting, M. J. (2014). Age-dependent social learning in a lizard. </w:delText>
        </w:r>
        <w:r w:rsidDel="00AB0994">
          <w:rPr>
            <w:i/>
            <w:iCs/>
          </w:rPr>
          <w:delText>Biology Letters</w:delText>
        </w:r>
        <w:r w:rsidDel="00AB0994">
          <w:delText xml:space="preserve">, </w:delText>
        </w:r>
        <w:r w:rsidDel="00AB0994">
          <w:rPr>
            <w:i/>
            <w:iCs/>
          </w:rPr>
          <w:delText>10</w:delText>
        </w:r>
        <w:r w:rsidDel="00AB0994">
          <w:delText xml:space="preserve">(7), 20140430. </w:delText>
        </w:r>
        <w:r w:rsidDel="00AB0994">
          <w:fldChar w:fldCharType="begin"/>
        </w:r>
        <w:r w:rsidDel="00AB0994">
          <w:delInstrText>HYPERLINK "https://doi.org/10.1098/rsbl.2014.0430" \h</w:delInstrText>
        </w:r>
        <w:r w:rsidDel="00AB0994">
          <w:fldChar w:fldCharType="separate"/>
        </w:r>
        <w:r w:rsidDel="00AB0994">
          <w:rPr>
            <w:rStyle w:val="Hyperlink"/>
          </w:rPr>
          <w:delText>https://doi.org/10.1098/rsbl.2014.0430</w:delText>
        </w:r>
        <w:r w:rsidDel="00AB0994">
          <w:rPr>
            <w:rStyle w:val="Hyperlink"/>
          </w:rPr>
          <w:fldChar w:fldCharType="end"/>
        </w:r>
      </w:del>
    </w:p>
    <w:p w14:paraId="7A7F1481" w14:textId="6C5E55B5" w:rsidR="008A72DD" w:rsidDel="00AB0994" w:rsidRDefault="00000000" w:rsidP="00AB0994">
      <w:pPr>
        <w:pStyle w:val="Bibliography"/>
        <w:rPr>
          <w:del w:id="279" w:author="Author"/>
        </w:rPr>
      </w:pPr>
      <w:bookmarkStart w:id="280" w:name="ref-qualls2000post"/>
      <w:bookmarkEnd w:id="277"/>
      <w:del w:id="281" w:author="Author">
        <w:r w:rsidDel="00AB0994">
          <w:delText xml:space="preserve">Qualls, F. J., &amp; Shine, R. (2000). Post-hatching environment contributes greatly to phenotypic variation between two populations of the australian garden skink, lampropholis guichenoti. </w:delText>
        </w:r>
        <w:r w:rsidDel="00AB0994">
          <w:rPr>
            <w:i/>
            <w:iCs/>
          </w:rPr>
          <w:delText>Biological Journal of the Linnean Society</w:delText>
        </w:r>
        <w:r w:rsidDel="00AB0994">
          <w:delText xml:space="preserve">, </w:delText>
        </w:r>
        <w:r w:rsidDel="00AB0994">
          <w:rPr>
            <w:i/>
            <w:iCs/>
          </w:rPr>
          <w:delText>71</w:delText>
        </w:r>
        <w:r w:rsidDel="00AB0994">
          <w:delText>(2), 315–341.</w:delText>
        </w:r>
      </w:del>
    </w:p>
    <w:p w14:paraId="78429A1D" w14:textId="19B5D200" w:rsidR="008A72DD" w:rsidDel="00AB0994" w:rsidRDefault="00000000" w:rsidP="00AB0994">
      <w:pPr>
        <w:pStyle w:val="Bibliography"/>
        <w:rPr>
          <w:del w:id="282" w:author="Author"/>
        </w:rPr>
      </w:pPr>
      <w:bookmarkStart w:id="283" w:name="ref-R"/>
      <w:bookmarkEnd w:id="280"/>
      <w:del w:id="284" w:author="Author">
        <w:r w:rsidDel="00AB0994">
          <w:delText xml:space="preserve">R Core Team. (2021). </w:delText>
        </w:r>
        <w:r w:rsidDel="00AB0994">
          <w:rPr>
            <w:i/>
            <w:iCs/>
          </w:rPr>
          <w:delText>R: A language and environment for statistical computing</w:delText>
        </w:r>
        <w:r w:rsidDel="00AB0994">
          <w:delText xml:space="preserve">. R Foundation for Statistical Computing. </w:delText>
        </w:r>
        <w:r w:rsidDel="00AB0994">
          <w:fldChar w:fldCharType="begin"/>
        </w:r>
        <w:r w:rsidDel="00AB0994">
          <w:delInstrText>HYPERLINK "https://www.R-project.org/" \h</w:delInstrText>
        </w:r>
        <w:r w:rsidDel="00AB0994">
          <w:fldChar w:fldCharType="separate"/>
        </w:r>
        <w:r w:rsidDel="00AB0994">
          <w:rPr>
            <w:rStyle w:val="Hyperlink"/>
          </w:rPr>
          <w:delText>https://www.R-project.org/</w:delText>
        </w:r>
        <w:r w:rsidDel="00AB0994">
          <w:rPr>
            <w:rStyle w:val="Hyperlink"/>
          </w:rPr>
          <w:fldChar w:fldCharType="end"/>
        </w:r>
      </w:del>
    </w:p>
    <w:p w14:paraId="2E1F311D" w14:textId="27095360" w:rsidR="008A72DD" w:rsidDel="00AB0994" w:rsidRDefault="00000000" w:rsidP="00AB0994">
      <w:pPr>
        <w:pStyle w:val="Bibliography"/>
        <w:rPr>
          <w:del w:id="285" w:author="Author"/>
        </w:rPr>
      </w:pPr>
      <w:bookmarkStart w:id="286" w:name="ref-sakata_neural_2000"/>
      <w:bookmarkEnd w:id="283"/>
      <w:del w:id="287" w:author="Author">
        <w:r w:rsidDel="00AB0994">
          <w:delText xml:space="preserve">Sakata, J. T., Coomber, P., Gonzalez-Lima, F., &amp; Crews, D. (2000). Functional connectivity among limbic brain areas: Differential effects of incubation temperature and gonadal sex in the leopard gecko, eublepharis macularius. </w:delText>
        </w:r>
        <w:r w:rsidDel="00AB0994">
          <w:rPr>
            <w:i/>
            <w:iCs/>
          </w:rPr>
          <w:delText>Brain, Behavior and Evolution</w:delText>
        </w:r>
        <w:r w:rsidDel="00AB0994">
          <w:delText>, 139–151.</w:delText>
        </w:r>
      </w:del>
    </w:p>
    <w:p w14:paraId="7DABF2A2" w14:textId="3B4B0C3B" w:rsidR="008A72DD" w:rsidDel="00AB0994" w:rsidRDefault="00000000" w:rsidP="00AB0994">
      <w:pPr>
        <w:pStyle w:val="Bibliography"/>
        <w:rPr>
          <w:del w:id="288" w:author="Author"/>
        </w:rPr>
      </w:pPr>
      <w:bookmarkStart w:id="289" w:name="ref-sapolsky_how_2000"/>
      <w:bookmarkEnd w:id="286"/>
      <w:del w:id="290" w:author="Author">
        <w:r w:rsidDel="00AB0994">
          <w:delText xml:space="preserve">Sapolsky, R. M., Romero, L. M., &amp; Munck, A. U. (2000). </w:delText>
        </w:r>
        <w:r w:rsidDel="00AB0994">
          <w:rPr>
            <w:i/>
            <w:iCs/>
          </w:rPr>
          <w:delText>How Do Glucocorticoids Influence Stress Responses? Integrating Permissive, Suppressive, Stimulatory, and Preparative Actions</w:delText>
        </w:r>
        <w:r w:rsidDel="00AB0994">
          <w:delText xml:space="preserve">. </w:delText>
        </w:r>
        <w:r w:rsidDel="00AB0994">
          <w:rPr>
            <w:i/>
            <w:iCs/>
          </w:rPr>
          <w:delText>21</w:delText>
        </w:r>
        <w:r w:rsidDel="00AB0994">
          <w:delText>(1).</w:delText>
        </w:r>
      </w:del>
    </w:p>
    <w:p w14:paraId="48882D88" w14:textId="32CD6A4D" w:rsidR="008A72DD" w:rsidDel="00AB0994" w:rsidRDefault="00000000" w:rsidP="00AB0994">
      <w:pPr>
        <w:pStyle w:val="Bibliography"/>
        <w:rPr>
          <w:del w:id="291" w:author="Author"/>
        </w:rPr>
      </w:pPr>
      <w:bookmarkStart w:id="292" w:name="ref-sol2008brain"/>
      <w:bookmarkEnd w:id="289"/>
      <w:del w:id="293" w:author="Author">
        <w:r w:rsidDel="00AB0994">
          <w:delText xml:space="preserve">Sol, D., Bacher, S., Reader, S. M., &amp; Lefebvre, L. (2008). Brain size predicts the success of mammal species introduced into novel environments. </w:delText>
        </w:r>
        <w:r w:rsidDel="00AB0994">
          <w:rPr>
            <w:i/>
            <w:iCs/>
          </w:rPr>
          <w:delText>The American Naturalist</w:delText>
        </w:r>
        <w:r w:rsidDel="00AB0994">
          <w:delText xml:space="preserve">, </w:delText>
        </w:r>
        <w:r w:rsidDel="00AB0994">
          <w:rPr>
            <w:i/>
            <w:iCs/>
          </w:rPr>
          <w:delText>172</w:delText>
        </w:r>
        <w:r w:rsidDel="00AB0994">
          <w:delText>(S1), S63–S71.</w:delText>
        </w:r>
      </w:del>
    </w:p>
    <w:p w14:paraId="2B479DD6" w14:textId="218A3FFD" w:rsidR="008A72DD" w:rsidDel="00AB0994" w:rsidRDefault="00000000" w:rsidP="00AB0994">
      <w:pPr>
        <w:pStyle w:val="Bibliography"/>
        <w:rPr>
          <w:del w:id="294" w:author="Author"/>
        </w:rPr>
      </w:pPr>
      <w:bookmarkStart w:id="295" w:name="ref-sol2000behavioural"/>
      <w:bookmarkEnd w:id="292"/>
      <w:del w:id="296" w:author="Author">
        <w:r w:rsidDel="00AB0994">
          <w:delText xml:space="preserve">Sol, D., &amp; Lefebvre, L. (2000). Behavioural flexibility predicts invasion success in birds introduced to new zealand. </w:delText>
        </w:r>
        <w:r w:rsidDel="00AB0994">
          <w:rPr>
            <w:i/>
            <w:iCs/>
          </w:rPr>
          <w:delText>Oikos</w:delText>
        </w:r>
        <w:r w:rsidDel="00AB0994">
          <w:delText xml:space="preserve">, </w:delText>
        </w:r>
        <w:r w:rsidDel="00AB0994">
          <w:rPr>
            <w:i/>
            <w:iCs/>
          </w:rPr>
          <w:delText>90</w:delText>
        </w:r>
        <w:r w:rsidDel="00AB0994">
          <w:delText>(3), 599–605.</w:delText>
        </w:r>
      </w:del>
    </w:p>
    <w:p w14:paraId="757EF600" w14:textId="49AA327A" w:rsidR="008A72DD" w:rsidDel="00AB0994" w:rsidRDefault="00000000" w:rsidP="00AB0994">
      <w:pPr>
        <w:pStyle w:val="Bibliography"/>
        <w:rPr>
          <w:del w:id="297" w:author="Author"/>
        </w:rPr>
      </w:pPr>
      <w:bookmarkStart w:id="298" w:name="ref-szabo2020can"/>
      <w:bookmarkEnd w:id="295"/>
      <w:del w:id="299" w:author="Author">
        <w:r w:rsidDel="00AB0994">
          <w:delText xml:space="preserve">Szabo, B., Damas-Moreira, I., &amp; Whiting, M. J. (2020). Can cognitive ability give invasive species the means to succeed? A review of the evidence. </w:delText>
        </w:r>
        <w:r w:rsidDel="00AB0994">
          <w:rPr>
            <w:i/>
            <w:iCs/>
          </w:rPr>
          <w:delText>Frontiers in Ecology and Evolution</w:delText>
        </w:r>
        <w:r w:rsidDel="00AB0994">
          <w:delText xml:space="preserve">, </w:delText>
        </w:r>
        <w:r w:rsidDel="00AB0994">
          <w:rPr>
            <w:i/>
            <w:iCs/>
          </w:rPr>
          <w:delText>8</w:delText>
        </w:r>
        <w:r w:rsidDel="00AB0994">
          <w:delText>, 187.</w:delText>
        </w:r>
      </w:del>
    </w:p>
    <w:p w14:paraId="22B06758" w14:textId="7829EFF7" w:rsidR="008A72DD" w:rsidDel="00AB0994" w:rsidRDefault="00000000" w:rsidP="00AB0994">
      <w:pPr>
        <w:pStyle w:val="Bibliography"/>
        <w:rPr>
          <w:del w:id="300" w:author="Author"/>
        </w:rPr>
      </w:pPr>
      <w:bookmarkStart w:id="301" w:name="ref-szabo2019sex"/>
      <w:bookmarkEnd w:id="298"/>
      <w:del w:id="302" w:author="Author">
        <w:r w:rsidDel="00AB0994">
          <w:delText xml:space="preserve">Szabo, B., Whiting, M. J., &amp; Noble, D. W. (2019). Sex-dependent discrimination learning in lizards: A meta-analysis. </w:delText>
        </w:r>
        <w:r w:rsidDel="00AB0994">
          <w:rPr>
            <w:i/>
            <w:iCs/>
          </w:rPr>
          <w:delText>Behavioural Processes</w:delText>
        </w:r>
        <w:r w:rsidDel="00AB0994">
          <w:delText xml:space="preserve">, </w:delText>
        </w:r>
        <w:r w:rsidDel="00AB0994">
          <w:rPr>
            <w:i/>
            <w:iCs/>
          </w:rPr>
          <w:delText>164</w:delText>
        </w:r>
        <w:r w:rsidDel="00AB0994">
          <w:delText>, 10–16.</w:delText>
        </w:r>
      </w:del>
    </w:p>
    <w:p w14:paraId="647972DC" w14:textId="7E24B5AB" w:rsidR="008A72DD" w:rsidDel="00AB0994" w:rsidRDefault="00000000" w:rsidP="00AB0994">
      <w:pPr>
        <w:pStyle w:val="Bibliography"/>
        <w:rPr>
          <w:del w:id="303" w:author="Author"/>
        </w:rPr>
      </w:pPr>
      <w:bookmarkStart w:id="304" w:name="ref-szulkin2020urban"/>
      <w:bookmarkEnd w:id="301"/>
      <w:del w:id="305" w:author="Author">
        <w:r w:rsidDel="00AB0994">
          <w:delText xml:space="preserve">Szulkin, M., Munshi-South, J., &amp; Charmantier, A. (2020). </w:delText>
        </w:r>
        <w:r w:rsidDel="00AB0994">
          <w:rPr>
            <w:i/>
            <w:iCs/>
          </w:rPr>
          <w:delText>Urban evolutionary biology</w:delText>
        </w:r>
        <w:r w:rsidDel="00AB0994">
          <w:delText>. Oxford University Press, USA.</w:delText>
        </w:r>
      </w:del>
    </w:p>
    <w:p w14:paraId="22383E3C" w14:textId="2A938EFD" w:rsidR="008A72DD" w:rsidDel="00AB0994" w:rsidRDefault="00000000" w:rsidP="00AB0994">
      <w:pPr>
        <w:pStyle w:val="Bibliography"/>
        <w:rPr>
          <w:del w:id="306" w:author="Author"/>
        </w:rPr>
      </w:pPr>
      <w:bookmarkStart w:id="307" w:name="ref-szuran_water_1994"/>
      <w:bookmarkEnd w:id="304"/>
      <w:del w:id="308" w:author="Author">
        <w:r w:rsidDel="00AB0994">
          <w:delText xml:space="preserve">Szuran, T., Zimmermann, E., &amp; Welzl, H. (1994). Water maze performance and hippocampal weight of prenatally stressed rats. </w:delText>
        </w:r>
        <w:r w:rsidDel="00AB0994">
          <w:rPr>
            <w:i/>
            <w:iCs/>
          </w:rPr>
          <w:delText>Behavioural Brain Research</w:delText>
        </w:r>
        <w:r w:rsidDel="00AB0994">
          <w:delText xml:space="preserve">, </w:delText>
        </w:r>
        <w:r w:rsidDel="00AB0994">
          <w:rPr>
            <w:i/>
            <w:iCs/>
          </w:rPr>
          <w:delText>65</w:delText>
        </w:r>
        <w:r w:rsidDel="00AB0994">
          <w:delText xml:space="preserve">(2), 153–155. </w:delText>
        </w:r>
        <w:r w:rsidDel="00AB0994">
          <w:fldChar w:fldCharType="begin"/>
        </w:r>
        <w:r w:rsidDel="00AB0994">
          <w:delInstrText>HYPERLINK "https://doi.org/10.1016/0166-4328(94)90100-7" \h</w:delInstrText>
        </w:r>
        <w:r w:rsidDel="00AB0994">
          <w:fldChar w:fldCharType="separate"/>
        </w:r>
        <w:r w:rsidDel="00AB0994">
          <w:rPr>
            <w:rStyle w:val="Hyperlink"/>
          </w:rPr>
          <w:delText>https://doi.org/10.1016/0166-4328(94)90100-7</w:delText>
        </w:r>
        <w:r w:rsidDel="00AB0994">
          <w:rPr>
            <w:rStyle w:val="Hyperlink"/>
          </w:rPr>
          <w:fldChar w:fldCharType="end"/>
        </w:r>
      </w:del>
    </w:p>
    <w:p w14:paraId="62B8553E" w14:textId="77C95142" w:rsidR="008A72DD" w:rsidDel="00AB0994" w:rsidRDefault="00000000" w:rsidP="00AB0994">
      <w:pPr>
        <w:pStyle w:val="Bibliography"/>
        <w:rPr>
          <w:del w:id="309" w:author="Author"/>
        </w:rPr>
      </w:pPr>
      <w:bookmarkStart w:id="310" w:name="ref-taborsky2021towards"/>
      <w:bookmarkEnd w:id="307"/>
      <w:del w:id="311" w:author="Author">
        <w:r w:rsidDel="00AB0994">
          <w:delText xml:space="preserve">Taborsky, B., English, S., Fawcett, T. W., Kuijper, B., Leimar, O., McNamara, J. M., Ruuskanen, S., &amp; Sandi, C. (2021). Towards an evolutionary theory of stress responses. </w:delText>
        </w:r>
        <w:r w:rsidDel="00AB0994">
          <w:rPr>
            <w:i/>
            <w:iCs/>
          </w:rPr>
          <w:delText>Trends in Ecology &amp; Evolution</w:delText>
        </w:r>
        <w:r w:rsidDel="00AB0994">
          <w:delText xml:space="preserve">, </w:delText>
        </w:r>
        <w:r w:rsidDel="00AB0994">
          <w:rPr>
            <w:i/>
            <w:iCs/>
          </w:rPr>
          <w:delText>36</w:delText>
        </w:r>
        <w:r w:rsidDel="00AB0994">
          <w:delText>(1), 39–48.</w:delText>
        </w:r>
      </w:del>
    </w:p>
    <w:p w14:paraId="54AB165F" w14:textId="66B143C1" w:rsidR="008A72DD" w:rsidDel="00AB0994" w:rsidRDefault="00000000" w:rsidP="00AB0994">
      <w:pPr>
        <w:pStyle w:val="Bibliography"/>
        <w:rPr>
          <w:del w:id="312" w:author="Author"/>
        </w:rPr>
      </w:pPr>
      <w:bookmarkStart w:id="313" w:name="ref-webb2014behavioural"/>
      <w:bookmarkEnd w:id="310"/>
      <w:del w:id="314" w:author="Author">
        <w:r w:rsidDel="00AB0994">
          <w:delText xml:space="preserve">Webb, J. K., Letnic, M., Jessop, T. S., &amp; Dempster, T. (2014). Behavioural flexibility allows an invasive vertebrate to survive in a semi-arid environment. </w:delText>
        </w:r>
        <w:r w:rsidDel="00AB0994">
          <w:rPr>
            <w:i/>
            <w:iCs/>
          </w:rPr>
          <w:delText>Biology Letters</w:delText>
        </w:r>
        <w:r w:rsidDel="00AB0994">
          <w:delText xml:space="preserve">, </w:delText>
        </w:r>
        <w:r w:rsidDel="00AB0994">
          <w:rPr>
            <w:i/>
            <w:iCs/>
          </w:rPr>
          <w:delText>10</w:delText>
        </w:r>
        <w:r w:rsidDel="00AB0994">
          <w:delText>(2), 20131014.</w:delText>
        </w:r>
      </w:del>
    </w:p>
    <w:p w14:paraId="4286151A" w14:textId="6D256EC3" w:rsidR="008A72DD" w:rsidDel="00AB0994" w:rsidRDefault="00000000" w:rsidP="00AB0994">
      <w:pPr>
        <w:pStyle w:val="Bibliography"/>
        <w:rPr>
          <w:del w:id="315" w:author="Author"/>
        </w:rPr>
      </w:pPr>
      <w:bookmarkStart w:id="316" w:name="ref-wright2010behavioral"/>
      <w:bookmarkEnd w:id="313"/>
      <w:del w:id="317" w:author="Author">
        <w:r w:rsidDel="00AB0994">
          <w:delText xml:space="preserve">Wright, T. F., Eberhard, J. R., Hobson, E. A., Avery, M. L., &amp; Russello, M. A. (2010). Behavioral flexibility and species invasions: The adaptive flexibility hypothesis. </w:delText>
        </w:r>
        <w:r w:rsidDel="00AB0994">
          <w:rPr>
            <w:i/>
            <w:iCs/>
          </w:rPr>
          <w:delText>Ethology Ecology &amp; Evolution</w:delText>
        </w:r>
        <w:r w:rsidDel="00AB0994">
          <w:delText xml:space="preserve">, </w:delText>
        </w:r>
        <w:r w:rsidDel="00AB0994">
          <w:rPr>
            <w:i/>
            <w:iCs/>
          </w:rPr>
          <w:delText>22</w:delText>
        </w:r>
        <w:r w:rsidDel="00AB0994">
          <w:delText>(4), 393–404.</w:delText>
        </w:r>
      </w:del>
    </w:p>
    <w:p w14:paraId="2CE45113" w14:textId="4B463960" w:rsidR="008A72DD" w:rsidDel="00AB0994" w:rsidRDefault="00000000" w:rsidP="00AB0994">
      <w:pPr>
        <w:pStyle w:val="Bibliography"/>
        <w:rPr>
          <w:del w:id="318" w:author="Author"/>
        </w:rPr>
      </w:pPr>
      <w:bookmarkStart w:id="319" w:name="ref-zhu_prenatal_2004"/>
      <w:bookmarkEnd w:id="316"/>
      <w:del w:id="320" w:author="Author">
        <w:r w:rsidDel="00AB0994">
          <w:delText xml:space="preserve">Zhu, Z., Li, X., Chen, W., Zhao, Y., Li, H., Qing, C., Jia, N., Bai, Z., &amp; Liu, J. (2004). Prenatal stress causes gender-dependent neuronal loss and oxidative stress in rat hippocampus. </w:delText>
        </w:r>
        <w:r w:rsidDel="00AB0994">
          <w:rPr>
            <w:i/>
            <w:iCs/>
          </w:rPr>
          <w:delText>Journal of Neuroscience Research</w:delText>
        </w:r>
        <w:r w:rsidDel="00AB0994">
          <w:delText xml:space="preserve">, </w:delText>
        </w:r>
        <w:r w:rsidDel="00AB0994">
          <w:rPr>
            <w:i/>
            <w:iCs/>
          </w:rPr>
          <w:delText>78</w:delText>
        </w:r>
        <w:r w:rsidDel="00AB0994">
          <w:delText xml:space="preserve">(6), 837–844. </w:delText>
        </w:r>
        <w:r w:rsidDel="00AB0994">
          <w:fldChar w:fldCharType="begin"/>
        </w:r>
        <w:r w:rsidDel="00AB0994">
          <w:delInstrText>HYPERLINK "https://doi.org/10.1002/jnr.20338" \h</w:delInstrText>
        </w:r>
        <w:r w:rsidDel="00AB0994">
          <w:fldChar w:fldCharType="separate"/>
        </w:r>
        <w:r w:rsidDel="00AB0994">
          <w:rPr>
            <w:rStyle w:val="Hyperlink"/>
          </w:rPr>
          <w:delText>https://doi.org/10.1002/jnr.20338</w:delText>
        </w:r>
        <w:r w:rsidDel="00AB0994">
          <w:rPr>
            <w:rStyle w:val="Hyperlink"/>
          </w:rPr>
          <w:fldChar w:fldCharType="end"/>
        </w:r>
      </w:del>
    </w:p>
    <w:bookmarkEnd w:id="70"/>
    <w:bookmarkEnd w:id="319"/>
    <w:p w14:paraId="4E071C72" w14:textId="77777777" w:rsidR="008A72DD" w:rsidRDefault="00000000" w:rsidP="00AB0994">
      <w:r>
        <w:br w:type="page"/>
      </w:r>
    </w:p>
    <w:p w14:paraId="05D406FE" w14:textId="77777777" w:rsidR="00AB0994" w:rsidRDefault="00AB0994" w:rsidP="00AB0994">
      <w:pPr>
        <w:rPr>
          <w:ins w:id="321" w:author="Author"/>
        </w:rPr>
      </w:pPr>
      <w:bookmarkStart w:id="322" w:name="suplementary-material"/>
      <w:bookmarkEnd w:id="67"/>
      <w:ins w:id="323" w:author="Author">
        <w:r>
          <w:lastRenderedPageBreak/>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ins>
    </w:p>
    <w:p w14:paraId="321CFB0B" w14:textId="77777777" w:rsidR="00AB0994" w:rsidRDefault="00AB0994" w:rsidP="00AB0994">
      <w:pPr>
        <w:rPr>
          <w:ins w:id="324" w:author="Author"/>
        </w:rPr>
      </w:pPr>
    </w:p>
    <w:p w14:paraId="1CD79463" w14:textId="77777777" w:rsidR="00AB0994" w:rsidRDefault="00AB0994" w:rsidP="00AB0994">
      <w:pPr>
        <w:rPr>
          <w:ins w:id="325" w:author="Author"/>
        </w:rPr>
      </w:pPr>
      <w:ins w:id="326" w:author="Author">
        <w:r>
          <w:t xml:space="preserve">Fig 2— Results for </w:t>
        </w:r>
        <w:r w:rsidRPr="004D1A14">
          <w:rPr>
            <w:i/>
            <w:iCs/>
          </w:rPr>
          <w:t>L. delicata</w:t>
        </w:r>
        <w:r>
          <w:t xml:space="preserve"> [(a), (b)] and </w:t>
        </w:r>
        <w:r w:rsidRPr="004D1A14">
          <w:rPr>
            <w:i/>
            <w:iCs/>
          </w:rPr>
          <w:t xml:space="preserve">L. </w:t>
        </w:r>
        <w:proofErr w:type="spellStart"/>
        <w:r w:rsidRPr="004D1A14">
          <w:rPr>
            <w:i/>
            <w:iCs/>
          </w:rPr>
          <w:t>guichenoti</w:t>
        </w:r>
        <w:proofErr w:type="spellEnd"/>
        <w:r>
          <w:t xml:space="preserv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w:t>
        </w:r>
        <w:proofErr w:type="spellStart"/>
        <w:r>
          <w:t>colours</w:t>
        </w:r>
        <w:proofErr w:type="spellEnd"/>
        <w:r>
          <w:t xml:space="preserve"> indicate the different treatments. Panels (b) and (d) show the distribution of the estimates of slopes per each treatment. The x-axis represents the slope estimate, and in the y-axis are the density of the estimates. The different </w:t>
        </w:r>
        <w:proofErr w:type="spellStart"/>
        <w:r>
          <w:t>colours</w:t>
        </w:r>
        <w:proofErr w:type="spellEnd"/>
        <w:r>
          <w:t xml:space="preserve"> indicate the different treatments. Points and bars represent the mean and standard deviation of the mean of the estimates, respectively.</w:t>
        </w:r>
      </w:ins>
    </w:p>
    <w:p w14:paraId="15646712" w14:textId="77777777" w:rsidR="00AB0994" w:rsidRDefault="00AB0994" w:rsidP="00AB0994">
      <w:pPr>
        <w:rPr>
          <w:ins w:id="327" w:author="Author"/>
        </w:rPr>
      </w:pPr>
    </w:p>
    <w:p w14:paraId="47D2CD7E" w14:textId="77777777" w:rsidR="00AB0994" w:rsidRDefault="00AB0994" w:rsidP="00AB0994">
      <w:pPr>
        <w:rPr>
          <w:ins w:id="328" w:author="Author"/>
          <w:rFonts w:ascii="Times New Roman" w:eastAsiaTheme="majorEastAsia" w:hAnsi="Times New Roman" w:cstheme="majorBidi"/>
          <w:b/>
          <w:bCs/>
          <w:color w:val="000000" w:themeColor="text1"/>
          <w:sz w:val="32"/>
          <w:szCs w:val="32"/>
        </w:rPr>
      </w:pPr>
      <w:ins w:id="329" w:author="Author">
        <w:r>
          <w:br w:type="page"/>
        </w:r>
      </w:ins>
    </w:p>
    <w:p w14:paraId="01DB1364" w14:textId="77777777" w:rsidR="008A72DD" w:rsidRDefault="00000000" w:rsidP="00AB0994">
      <w:pPr>
        <w:pStyle w:val="Heading1"/>
      </w:pPr>
      <w:proofErr w:type="spellStart"/>
      <w:r>
        <w:lastRenderedPageBreak/>
        <w:t>Suplementary</w:t>
      </w:r>
      <w:proofErr w:type="spellEnd"/>
      <w:r>
        <w:t xml:space="preserve"> Material</w:t>
      </w:r>
    </w:p>
    <w:p w14:paraId="0DF6D453" w14:textId="77777777" w:rsidR="00AD7462" w:rsidRDefault="00AD7462" w:rsidP="003C22FF">
      <w:pPr>
        <w:pStyle w:val="Heading4"/>
      </w:pPr>
      <w:bookmarkStart w:id="330" w:name="Xc012a426aa80adb6c670b93a3977aae725087ad"/>
      <w:bookmarkEnd w:id="322"/>
      <w:r>
        <w:t>Estimates of reversal learning slopes for all the different treatments per each task, specie, and group.</w:t>
      </w:r>
    </w:p>
    <w:p w14:paraId="513C37E3" w14:textId="562468EE" w:rsidR="00AD7462" w:rsidRDefault="00AD7462" w:rsidP="003C22FF">
      <w:pPr>
        <w:pStyle w:val="FirstParagraph"/>
      </w:pPr>
      <w:r>
        <w:t xml:space="preserve">Table 1. Estimates of Reversal learning </w:t>
      </w:r>
      <w:proofErr w:type="gramStart"/>
      <w:r>
        <w:t>slope</w:t>
      </w:r>
      <w:proofErr w:type="gramEnd"/>
      <w:r>
        <w:t xml:space="preserve"> for all the different treatments per each task, specie, and group. </w:t>
      </w:r>
      <w:del w:id="331" w:author="Author">
        <w:r w:rsidDel="00AB0994">
          <w:delText>Mean shows the arithmetic means of the estimates obtained from the posteriors of the model, and 95% CI indicates the 95% confidence interval of the mean. All pmcmc tested the hypothesis that the mean equals zero. In bold, those values that are significant (p</w:delText>
        </w:r>
        <w:r w:rsidDel="00AB0994">
          <w:rPr>
            <w:vertAlign w:val="subscript"/>
          </w:rPr>
          <w:delText>mcmc</w:delText>
        </w:r>
        <w:r w:rsidDel="00AB0994">
          <w:delText xml:space="preserve"> &lt;0.05).</w:delText>
        </w:r>
      </w:del>
    </w:p>
    <w:tbl>
      <w:tblPr>
        <w:tblW w:w="0" w:type="auto"/>
        <w:jc w:val="center"/>
        <w:tblLayout w:type="fixed"/>
        <w:tblLook w:val="0420" w:firstRow="1" w:lastRow="0" w:firstColumn="0" w:lastColumn="0" w:noHBand="0" w:noVBand="1"/>
        <w:tblPrChange w:id="332" w:author="Author">
          <w:tblPr>
            <w:tblW w:w="0" w:type="auto"/>
            <w:jc w:val="center"/>
            <w:tblLayout w:type="fixed"/>
            <w:tblLook w:val="0420" w:firstRow="1" w:lastRow="0" w:firstColumn="0" w:lastColumn="0" w:noHBand="0" w:noVBand="1"/>
          </w:tblPr>
        </w:tblPrChange>
      </w:tblPr>
      <w:tblGrid>
        <w:gridCol w:w="1572"/>
        <w:gridCol w:w="2350"/>
        <w:gridCol w:w="912"/>
        <w:gridCol w:w="1566"/>
        <w:gridCol w:w="1086"/>
        <w:tblGridChange w:id="333">
          <w:tblGrid>
            <w:gridCol w:w="1572"/>
            <w:gridCol w:w="2350"/>
            <w:gridCol w:w="912"/>
            <w:gridCol w:w="1566"/>
            <w:gridCol w:w="1086"/>
          </w:tblGrid>
        </w:tblGridChange>
      </w:tblGrid>
      <w:tr w:rsidR="00AD7462" w14:paraId="3221987D" w14:textId="77777777" w:rsidTr="00692CEF">
        <w:trPr>
          <w:tblHeader/>
          <w:jc w:val="center"/>
          <w:trPrChange w:id="334" w:author="Author">
            <w:trPr>
              <w:tblHeader/>
              <w:jc w:val="center"/>
            </w:trPr>
          </w:trPrChange>
        </w:trPr>
        <w:tc>
          <w:tcPr>
            <w:tcW w:w="1572" w:type="dxa"/>
            <w:shd w:val="clear" w:color="auto" w:fill="FFFFFF"/>
            <w:tcMar>
              <w:top w:w="0" w:type="dxa"/>
              <w:left w:w="0" w:type="dxa"/>
              <w:bottom w:w="0" w:type="dxa"/>
              <w:right w:w="0" w:type="dxa"/>
            </w:tcMar>
            <w:vAlign w:val="center"/>
            <w:tcPrChange w:id="335" w:author="Author">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E38E11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Specie</w:t>
            </w:r>
          </w:p>
        </w:tc>
        <w:tc>
          <w:tcPr>
            <w:tcW w:w="2350" w:type="dxa"/>
            <w:shd w:val="clear" w:color="auto" w:fill="FFFFFF"/>
            <w:tcMar>
              <w:top w:w="0" w:type="dxa"/>
              <w:left w:w="0" w:type="dxa"/>
              <w:bottom w:w="0" w:type="dxa"/>
              <w:right w:w="0" w:type="dxa"/>
            </w:tcMar>
            <w:vAlign w:val="center"/>
            <w:tcPrChange w:id="336" w:author="Author">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720498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shd w:val="clear" w:color="auto" w:fill="FFFFFF"/>
            <w:tcMar>
              <w:top w:w="0" w:type="dxa"/>
              <w:left w:w="0" w:type="dxa"/>
              <w:bottom w:w="0" w:type="dxa"/>
              <w:right w:w="0" w:type="dxa"/>
            </w:tcMar>
            <w:vAlign w:val="center"/>
            <w:tcPrChange w:id="337" w:author="Author">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CB2C5B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shd w:val="clear" w:color="auto" w:fill="FFFFFF"/>
            <w:tcMar>
              <w:top w:w="0" w:type="dxa"/>
              <w:left w:w="0" w:type="dxa"/>
              <w:bottom w:w="0" w:type="dxa"/>
              <w:right w:w="0" w:type="dxa"/>
            </w:tcMar>
            <w:vAlign w:val="center"/>
            <w:tcPrChange w:id="338" w:author="Author">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158FF3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shd w:val="clear" w:color="auto" w:fill="FFFFFF"/>
            <w:tcMar>
              <w:top w:w="0" w:type="dxa"/>
              <w:left w:w="0" w:type="dxa"/>
              <w:bottom w:w="0" w:type="dxa"/>
              <w:right w:w="0" w:type="dxa"/>
            </w:tcMar>
            <w:vAlign w:val="center"/>
            <w:tcPrChange w:id="339" w:author="Author">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E4397C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Times New Roman" w:eastAsia="Helvetica" w:hAnsi="Helvetica" w:cs="Helvetica"/>
                <w:color w:val="000000"/>
                <w:sz w:val="22"/>
                <w:szCs w:val="22"/>
              </w:rPr>
              <w:t>pmcmc</w:t>
            </w:r>
            <w:proofErr w:type="spellEnd"/>
          </w:p>
        </w:tc>
      </w:tr>
      <w:tr w:rsidR="00AD7462" w14:paraId="1E7D2E9F" w14:textId="77777777" w:rsidTr="00692CEF">
        <w:trPr>
          <w:jc w:val="center"/>
          <w:trPrChange w:id="340" w:author="Author">
            <w:trPr>
              <w:jc w:val="center"/>
            </w:trPr>
          </w:trPrChange>
        </w:trPr>
        <w:tc>
          <w:tcPr>
            <w:tcW w:w="1572" w:type="dxa"/>
            <w:shd w:val="clear" w:color="auto" w:fill="FFFFFF"/>
            <w:tcMar>
              <w:top w:w="0" w:type="dxa"/>
              <w:left w:w="0" w:type="dxa"/>
              <w:bottom w:w="0" w:type="dxa"/>
              <w:right w:w="0" w:type="dxa"/>
            </w:tcMar>
            <w:vAlign w:val="center"/>
            <w:tcPrChange w:id="341" w:author="Author">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E3B0E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shd w:val="clear" w:color="auto" w:fill="FFFFFF"/>
            <w:tcMar>
              <w:top w:w="0" w:type="dxa"/>
              <w:left w:w="0" w:type="dxa"/>
              <w:bottom w:w="0" w:type="dxa"/>
              <w:right w:w="0" w:type="dxa"/>
            </w:tcMar>
            <w:vAlign w:val="center"/>
            <w:tcPrChange w:id="342" w:author="Author">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0752C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shd w:val="clear" w:color="auto" w:fill="FFFFFF"/>
            <w:tcMar>
              <w:top w:w="0" w:type="dxa"/>
              <w:left w:w="0" w:type="dxa"/>
              <w:bottom w:w="0" w:type="dxa"/>
              <w:right w:w="0" w:type="dxa"/>
            </w:tcMar>
            <w:vAlign w:val="center"/>
            <w:tcPrChange w:id="343" w:author="Author">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00997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566" w:type="dxa"/>
            <w:shd w:val="clear" w:color="auto" w:fill="FFFFFF"/>
            <w:tcMar>
              <w:top w:w="0" w:type="dxa"/>
              <w:left w:w="0" w:type="dxa"/>
              <w:bottom w:w="0" w:type="dxa"/>
              <w:right w:w="0" w:type="dxa"/>
            </w:tcMar>
            <w:vAlign w:val="center"/>
            <w:tcPrChange w:id="344" w:author="Author">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0BD13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0.058</w:t>
            </w:r>
          </w:p>
        </w:tc>
        <w:tc>
          <w:tcPr>
            <w:tcW w:w="1086" w:type="dxa"/>
            <w:shd w:val="clear" w:color="auto" w:fill="FFFFFF"/>
            <w:tcMar>
              <w:top w:w="0" w:type="dxa"/>
              <w:left w:w="0" w:type="dxa"/>
              <w:bottom w:w="0" w:type="dxa"/>
              <w:right w:w="0" w:type="dxa"/>
            </w:tcMar>
            <w:vAlign w:val="center"/>
            <w:tcPrChange w:id="345" w:author="Author">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659E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0426ABAD" w14:textId="77777777" w:rsidTr="00692CEF">
        <w:trPr>
          <w:jc w:val="center"/>
          <w:trPrChange w:id="346" w:author="Author">
            <w:trPr>
              <w:jc w:val="center"/>
            </w:trPr>
          </w:trPrChange>
        </w:trPr>
        <w:tc>
          <w:tcPr>
            <w:tcW w:w="1572" w:type="dxa"/>
            <w:shd w:val="clear" w:color="auto" w:fill="FFFFFF"/>
            <w:tcMar>
              <w:top w:w="0" w:type="dxa"/>
              <w:left w:w="0" w:type="dxa"/>
              <w:bottom w:w="0" w:type="dxa"/>
              <w:right w:w="0" w:type="dxa"/>
            </w:tcMar>
            <w:vAlign w:val="center"/>
            <w:tcPrChange w:id="347"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7259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shd w:val="clear" w:color="auto" w:fill="FFFFFF"/>
            <w:tcMar>
              <w:top w:w="0" w:type="dxa"/>
              <w:left w:w="0" w:type="dxa"/>
              <w:bottom w:w="0" w:type="dxa"/>
              <w:right w:w="0" w:type="dxa"/>
            </w:tcMar>
            <w:vAlign w:val="center"/>
            <w:tcPrChange w:id="348" w:author="Author">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D16EB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shd w:val="clear" w:color="auto" w:fill="FFFFFF"/>
            <w:tcMar>
              <w:top w:w="0" w:type="dxa"/>
              <w:left w:w="0" w:type="dxa"/>
              <w:bottom w:w="0" w:type="dxa"/>
              <w:right w:w="0" w:type="dxa"/>
            </w:tcMar>
            <w:vAlign w:val="center"/>
            <w:tcPrChange w:id="349"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918A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shd w:val="clear" w:color="auto" w:fill="FFFFFF"/>
            <w:tcMar>
              <w:top w:w="0" w:type="dxa"/>
              <w:left w:w="0" w:type="dxa"/>
              <w:bottom w:w="0" w:type="dxa"/>
              <w:right w:w="0" w:type="dxa"/>
            </w:tcMar>
            <w:vAlign w:val="center"/>
            <w:tcPrChange w:id="350"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6BA13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0.081</w:t>
            </w:r>
          </w:p>
        </w:tc>
        <w:tc>
          <w:tcPr>
            <w:tcW w:w="1086" w:type="dxa"/>
            <w:shd w:val="clear" w:color="auto" w:fill="FFFFFF"/>
            <w:tcMar>
              <w:top w:w="0" w:type="dxa"/>
              <w:left w:w="0" w:type="dxa"/>
              <w:bottom w:w="0" w:type="dxa"/>
              <w:right w:w="0" w:type="dxa"/>
            </w:tcMar>
            <w:vAlign w:val="center"/>
            <w:tcPrChange w:id="351"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14CDC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6A168E30" w14:textId="77777777" w:rsidTr="00692CEF">
        <w:trPr>
          <w:jc w:val="center"/>
          <w:trPrChange w:id="352" w:author="Author">
            <w:trPr>
              <w:jc w:val="center"/>
            </w:trPr>
          </w:trPrChange>
        </w:trPr>
        <w:tc>
          <w:tcPr>
            <w:tcW w:w="1572" w:type="dxa"/>
            <w:shd w:val="clear" w:color="auto" w:fill="FFFFFF"/>
            <w:tcMar>
              <w:top w:w="0" w:type="dxa"/>
              <w:left w:w="0" w:type="dxa"/>
              <w:bottom w:w="0" w:type="dxa"/>
              <w:right w:w="0" w:type="dxa"/>
            </w:tcMar>
            <w:vAlign w:val="center"/>
            <w:tcPrChange w:id="353"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94CCA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Times New Roman" w:eastAsia="Helvetica" w:hAnsi="Helvetica" w:cs="Helvetica"/>
                <w:color w:val="000000"/>
                <w:sz w:val="22"/>
                <w:szCs w:val="22"/>
              </w:rPr>
              <w:t>Obs</w:t>
            </w:r>
            <w:proofErr w:type="spellEnd"/>
            <w:r>
              <w:rPr>
                <w:rFonts w:ascii="Times New Roman" w:eastAsia="Helvetica" w:hAnsi="Helvetica" w:cs="Helvetica"/>
                <w:color w:val="000000"/>
                <w:sz w:val="22"/>
                <w:szCs w:val="22"/>
              </w:rPr>
              <w:t xml:space="preserve"> = 1880</w:t>
            </w:r>
          </w:p>
        </w:tc>
        <w:tc>
          <w:tcPr>
            <w:tcW w:w="2350" w:type="dxa"/>
            <w:shd w:val="clear" w:color="auto" w:fill="FFFFFF"/>
            <w:tcMar>
              <w:top w:w="0" w:type="dxa"/>
              <w:left w:w="0" w:type="dxa"/>
              <w:bottom w:w="0" w:type="dxa"/>
              <w:right w:w="0" w:type="dxa"/>
            </w:tcMar>
            <w:vAlign w:val="center"/>
            <w:tcPrChange w:id="354" w:author="Author">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7C4DC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shd w:val="clear" w:color="auto" w:fill="FFFFFF"/>
            <w:tcMar>
              <w:top w:w="0" w:type="dxa"/>
              <w:left w:w="0" w:type="dxa"/>
              <w:bottom w:w="0" w:type="dxa"/>
              <w:right w:w="0" w:type="dxa"/>
            </w:tcMar>
            <w:vAlign w:val="center"/>
            <w:tcPrChange w:id="355"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C1AC9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shd w:val="clear" w:color="auto" w:fill="FFFFFF"/>
            <w:tcMar>
              <w:top w:w="0" w:type="dxa"/>
              <w:left w:w="0" w:type="dxa"/>
              <w:bottom w:w="0" w:type="dxa"/>
              <w:right w:w="0" w:type="dxa"/>
            </w:tcMar>
            <w:vAlign w:val="center"/>
            <w:tcPrChange w:id="356"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06945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0.039 ,</w:t>
            </w:r>
            <w:proofErr w:type="gramEnd"/>
            <w:r>
              <w:rPr>
                <w:rFonts w:ascii="Times New Roman" w:eastAsia="Helvetica" w:hAnsi="Helvetica" w:cs="Helvetica"/>
                <w:b/>
                <w:color w:val="000000"/>
                <w:sz w:val="22"/>
                <w:szCs w:val="22"/>
              </w:rPr>
              <w:t xml:space="preserve"> 0.075</w:t>
            </w:r>
          </w:p>
        </w:tc>
        <w:tc>
          <w:tcPr>
            <w:tcW w:w="1086" w:type="dxa"/>
            <w:shd w:val="clear" w:color="auto" w:fill="FFFFFF"/>
            <w:tcMar>
              <w:top w:w="0" w:type="dxa"/>
              <w:left w:w="0" w:type="dxa"/>
              <w:bottom w:w="0" w:type="dxa"/>
              <w:right w:w="0" w:type="dxa"/>
            </w:tcMar>
            <w:vAlign w:val="center"/>
            <w:tcPrChange w:id="357"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74A62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00FD7DD3" w14:textId="77777777" w:rsidTr="00692CEF">
        <w:trPr>
          <w:jc w:val="center"/>
          <w:trPrChange w:id="358" w:author="Author">
            <w:trPr>
              <w:jc w:val="center"/>
            </w:trPr>
          </w:trPrChange>
        </w:trPr>
        <w:tc>
          <w:tcPr>
            <w:tcW w:w="1572" w:type="dxa"/>
            <w:shd w:val="clear" w:color="auto" w:fill="FFFFFF"/>
            <w:tcMar>
              <w:top w:w="0" w:type="dxa"/>
              <w:left w:w="0" w:type="dxa"/>
              <w:bottom w:w="0" w:type="dxa"/>
              <w:right w:w="0" w:type="dxa"/>
            </w:tcMar>
            <w:vAlign w:val="center"/>
            <w:tcPrChange w:id="359" w:author="Author">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7E59C2D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shd w:val="clear" w:color="auto" w:fill="FFFFFF"/>
            <w:tcMar>
              <w:top w:w="0" w:type="dxa"/>
              <w:left w:w="0" w:type="dxa"/>
              <w:bottom w:w="0" w:type="dxa"/>
              <w:right w:w="0" w:type="dxa"/>
            </w:tcMar>
            <w:vAlign w:val="center"/>
            <w:tcPrChange w:id="360" w:author="Author">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5494B88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shd w:val="clear" w:color="auto" w:fill="FFFFFF"/>
            <w:tcMar>
              <w:top w:w="0" w:type="dxa"/>
              <w:left w:w="0" w:type="dxa"/>
              <w:bottom w:w="0" w:type="dxa"/>
              <w:right w:w="0" w:type="dxa"/>
            </w:tcMar>
            <w:vAlign w:val="center"/>
            <w:tcPrChange w:id="361" w:author="Author">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6877E7A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shd w:val="clear" w:color="auto" w:fill="FFFFFF"/>
            <w:tcMar>
              <w:top w:w="0" w:type="dxa"/>
              <w:left w:w="0" w:type="dxa"/>
              <w:bottom w:w="0" w:type="dxa"/>
              <w:right w:w="0" w:type="dxa"/>
            </w:tcMar>
            <w:vAlign w:val="center"/>
            <w:tcPrChange w:id="362" w:author="Author">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5AFE34D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0.026 ,</w:t>
            </w:r>
            <w:proofErr w:type="gramEnd"/>
            <w:r>
              <w:rPr>
                <w:rFonts w:ascii="Times New Roman" w:eastAsia="Helvetica" w:hAnsi="Helvetica" w:cs="Helvetica"/>
                <w:b/>
                <w:color w:val="000000"/>
                <w:sz w:val="22"/>
                <w:szCs w:val="22"/>
              </w:rPr>
              <w:t xml:space="preserve"> 0.063</w:t>
            </w:r>
          </w:p>
        </w:tc>
        <w:tc>
          <w:tcPr>
            <w:tcW w:w="1086" w:type="dxa"/>
            <w:shd w:val="clear" w:color="auto" w:fill="FFFFFF"/>
            <w:tcMar>
              <w:top w:w="0" w:type="dxa"/>
              <w:left w:w="0" w:type="dxa"/>
              <w:bottom w:w="0" w:type="dxa"/>
              <w:right w:w="0" w:type="dxa"/>
            </w:tcMar>
            <w:vAlign w:val="center"/>
            <w:tcPrChange w:id="363" w:author="Author">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653D6FF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31D491D2" w14:textId="77777777" w:rsidTr="00692CEF">
        <w:trPr>
          <w:jc w:val="center"/>
          <w:trPrChange w:id="364" w:author="Author">
            <w:trPr>
              <w:jc w:val="center"/>
            </w:trPr>
          </w:trPrChange>
        </w:trPr>
        <w:tc>
          <w:tcPr>
            <w:tcW w:w="1572" w:type="dxa"/>
            <w:shd w:val="clear" w:color="auto" w:fill="FFFFFF"/>
            <w:tcMar>
              <w:top w:w="0" w:type="dxa"/>
              <w:left w:w="0" w:type="dxa"/>
              <w:bottom w:w="0" w:type="dxa"/>
              <w:right w:w="0" w:type="dxa"/>
            </w:tcMar>
            <w:vAlign w:val="center"/>
            <w:tcPrChange w:id="365" w:author="Author">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D0BD6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 xml:space="preserve">L. </w:t>
            </w:r>
            <w:proofErr w:type="spellStart"/>
            <w:r>
              <w:rPr>
                <w:rFonts w:ascii="Times New Roman" w:eastAsia="Helvetica" w:hAnsi="Helvetica" w:cs="Helvetica"/>
                <w:i/>
                <w:color w:val="000000"/>
                <w:sz w:val="22"/>
                <w:szCs w:val="22"/>
              </w:rPr>
              <w:t>guichenoti</w:t>
            </w:r>
            <w:proofErr w:type="spellEnd"/>
          </w:p>
        </w:tc>
        <w:tc>
          <w:tcPr>
            <w:tcW w:w="2350" w:type="dxa"/>
            <w:shd w:val="clear" w:color="auto" w:fill="FFFFFF"/>
            <w:tcMar>
              <w:top w:w="0" w:type="dxa"/>
              <w:left w:w="0" w:type="dxa"/>
              <w:bottom w:w="0" w:type="dxa"/>
              <w:right w:w="0" w:type="dxa"/>
            </w:tcMar>
            <w:vAlign w:val="center"/>
            <w:tcPrChange w:id="366" w:author="Author">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FDEEC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shd w:val="clear" w:color="auto" w:fill="FFFFFF"/>
            <w:tcMar>
              <w:top w:w="0" w:type="dxa"/>
              <w:left w:w="0" w:type="dxa"/>
              <w:bottom w:w="0" w:type="dxa"/>
              <w:right w:w="0" w:type="dxa"/>
            </w:tcMar>
            <w:vAlign w:val="center"/>
            <w:tcPrChange w:id="367" w:author="Author">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BE4B0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shd w:val="clear" w:color="auto" w:fill="FFFFFF"/>
            <w:tcMar>
              <w:top w:w="0" w:type="dxa"/>
              <w:left w:w="0" w:type="dxa"/>
              <w:bottom w:w="0" w:type="dxa"/>
              <w:right w:w="0" w:type="dxa"/>
            </w:tcMar>
            <w:vAlign w:val="center"/>
            <w:tcPrChange w:id="368" w:author="Author">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504D8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0.024 ,</w:t>
            </w:r>
            <w:proofErr w:type="gramEnd"/>
            <w:r>
              <w:rPr>
                <w:rFonts w:ascii="Times New Roman" w:eastAsia="Helvetica" w:hAnsi="Helvetica" w:cs="Helvetica"/>
                <w:b/>
                <w:color w:val="000000"/>
                <w:sz w:val="22"/>
                <w:szCs w:val="22"/>
              </w:rPr>
              <w:t xml:space="preserve"> 0.073</w:t>
            </w:r>
          </w:p>
        </w:tc>
        <w:tc>
          <w:tcPr>
            <w:tcW w:w="1086" w:type="dxa"/>
            <w:shd w:val="clear" w:color="auto" w:fill="FFFFFF"/>
            <w:tcMar>
              <w:top w:w="0" w:type="dxa"/>
              <w:left w:w="0" w:type="dxa"/>
              <w:bottom w:w="0" w:type="dxa"/>
              <w:right w:w="0" w:type="dxa"/>
            </w:tcMar>
            <w:vAlign w:val="center"/>
            <w:tcPrChange w:id="369" w:author="Author">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BA86D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5439D783" w14:textId="77777777" w:rsidTr="00692CEF">
        <w:trPr>
          <w:jc w:val="center"/>
          <w:trPrChange w:id="370" w:author="Author">
            <w:trPr>
              <w:jc w:val="center"/>
            </w:trPr>
          </w:trPrChange>
        </w:trPr>
        <w:tc>
          <w:tcPr>
            <w:tcW w:w="1572" w:type="dxa"/>
            <w:shd w:val="clear" w:color="auto" w:fill="FFFFFF"/>
            <w:tcMar>
              <w:top w:w="0" w:type="dxa"/>
              <w:left w:w="0" w:type="dxa"/>
              <w:bottom w:w="0" w:type="dxa"/>
              <w:right w:w="0" w:type="dxa"/>
            </w:tcMar>
            <w:vAlign w:val="center"/>
            <w:tcPrChange w:id="371"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EAEE5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shd w:val="clear" w:color="auto" w:fill="FFFFFF"/>
            <w:tcMar>
              <w:top w:w="0" w:type="dxa"/>
              <w:left w:w="0" w:type="dxa"/>
              <w:bottom w:w="0" w:type="dxa"/>
              <w:right w:w="0" w:type="dxa"/>
            </w:tcMar>
            <w:vAlign w:val="center"/>
            <w:tcPrChange w:id="372" w:author="Author">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C683A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shd w:val="clear" w:color="auto" w:fill="FFFFFF"/>
            <w:tcMar>
              <w:top w:w="0" w:type="dxa"/>
              <w:left w:w="0" w:type="dxa"/>
              <w:bottom w:w="0" w:type="dxa"/>
              <w:right w:w="0" w:type="dxa"/>
            </w:tcMar>
            <w:vAlign w:val="center"/>
            <w:tcPrChange w:id="373"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B4934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shd w:val="clear" w:color="auto" w:fill="FFFFFF"/>
            <w:tcMar>
              <w:top w:w="0" w:type="dxa"/>
              <w:left w:w="0" w:type="dxa"/>
              <w:bottom w:w="0" w:type="dxa"/>
              <w:right w:w="0" w:type="dxa"/>
            </w:tcMar>
            <w:vAlign w:val="center"/>
            <w:tcPrChange w:id="374"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82D1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0.093</w:t>
            </w:r>
          </w:p>
        </w:tc>
        <w:tc>
          <w:tcPr>
            <w:tcW w:w="1086" w:type="dxa"/>
            <w:shd w:val="clear" w:color="auto" w:fill="FFFFFF"/>
            <w:tcMar>
              <w:top w:w="0" w:type="dxa"/>
              <w:left w:w="0" w:type="dxa"/>
              <w:bottom w:w="0" w:type="dxa"/>
              <w:right w:w="0" w:type="dxa"/>
            </w:tcMar>
            <w:vAlign w:val="center"/>
            <w:tcPrChange w:id="375"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B86CF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3581EF0E" w14:textId="77777777" w:rsidTr="00692CEF">
        <w:trPr>
          <w:jc w:val="center"/>
          <w:trPrChange w:id="376" w:author="Author">
            <w:trPr>
              <w:jc w:val="center"/>
            </w:trPr>
          </w:trPrChange>
        </w:trPr>
        <w:tc>
          <w:tcPr>
            <w:tcW w:w="1572" w:type="dxa"/>
            <w:shd w:val="clear" w:color="auto" w:fill="FFFFFF"/>
            <w:tcMar>
              <w:top w:w="0" w:type="dxa"/>
              <w:left w:w="0" w:type="dxa"/>
              <w:bottom w:w="0" w:type="dxa"/>
              <w:right w:w="0" w:type="dxa"/>
            </w:tcMar>
            <w:vAlign w:val="center"/>
            <w:tcPrChange w:id="377"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0D9FD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Times New Roman" w:eastAsia="Helvetica" w:hAnsi="Helvetica" w:cs="Helvetica"/>
                <w:color w:val="000000"/>
                <w:sz w:val="22"/>
                <w:szCs w:val="22"/>
              </w:rPr>
              <w:t>Obs</w:t>
            </w:r>
            <w:proofErr w:type="spellEnd"/>
            <w:r>
              <w:rPr>
                <w:rFonts w:ascii="Times New Roman" w:eastAsia="Helvetica" w:hAnsi="Helvetica" w:cs="Helvetica"/>
                <w:color w:val="000000"/>
                <w:sz w:val="22"/>
                <w:szCs w:val="22"/>
              </w:rPr>
              <w:t xml:space="preserve"> = 1480</w:t>
            </w:r>
          </w:p>
        </w:tc>
        <w:tc>
          <w:tcPr>
            <w:tcW w:w="2350" w:type="dxa"/>
            <w:shd w:val="clear" w:color="auto" w:fill="FFFFFF"/>
            <w:tcMar>
              <w:top w:w="0" w:type="dxa"/>
              <w:left w:w="0" w:type="dxa"/>
              <w:bottom w:w="0" w:type="dxa"/>
              <w:right w:w="0" w:type="dxa"/>
            </w:tcMar>
            <w:vAlign w:val="center"/>
            <w:tcPrChange w:id="378" w:author="Author">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BAFB5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shd w:val="clear" w:color="auto" w:fill="FFFFFF"/>
            <w:tcMar>
              <w:top w:w="0" w:type="dxa"/>
              <w:left w:w="0" w:type="dxa"/>
              <w:bottom w:w="0" w:type="dxa"/>
              <w:right w:w="0" w:type="dxa"/>
            </w:tcMar>
            <w:vAlign w:val="center"/>
            <w:tcPrChange w:id="379"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48FD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shd w:val="clear" w:color="auto" w:fill="FFFFFF"/>
            <w:tcMar>
              <w:top w:w="0" w:type="dxa"/>
              <w:left w:w="0" w:type="dxa"/>
              <w:bottom w:w="0" w:type="dxa"/>
              <w:right w:w="0" w:type="dxa"/>
            </w:tcMar>
            <w:vAlign w:val="center"/>
            <w:tcPrChange w:id="380"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30954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0.041 ,</w:t>
            </w:r>
            <w:proofErr w:type="gramEnd"/>
            <w:r>
              <w:rPr>
                <w:rFonts w:ascii="Times New Roman" w:eastAsia="Helvetica" w:hAnsi="Helvetica" w:cs="Helvetica"/>
                <w:b/>
                <w:color w:val="000000"/>
                <w:sz w:val="22"/>
                <w:szCs w:val="22"/>
              </w:rPr>
              <w:t xml:space="preserve"> 0.090</w:t>
            </w:r>
          </w:p>
        </w:tc>
        <w:tc>
          <w:tcPr>
            <w:tcW w:w="1086" w:type="dxa"/>
            <w:shd w:val="clear" w:color="auto" w:fill="FFFFFF"/>
            <w:tcMar>
              <w:top w:w="0" w:type="dxa"/>
              <w:left w:w="0" w:type="dxa"/>
              <w:bottom w:w="0" w:type="dxa"/>
              <w:right w:w="0" w:type="dxa"/>
            </w:tcMar>
            <w:vAlign w:val="center"/>
            <w:tcPrChange w:id="381"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DC60F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7DBE6139" w14:textId="77777777" w:rsidTr="00692CEF">
        <w:trPr>
          <w:jc w:val="center"/>
          <w:trPrChange w:id="382" w:author="Author">
            <w:trPr>
              <w:jc w:val="center"/>
            </w:trPr>
          </w:trPrChange>
        </w:trPr>
        <w:tc>
          <w:tcPr>
            <w:tcW w:w="1572" w:type="dxa"/>
            <w:shd w:val="clear" w:color="auto" w:fill="FFFFFF"/>
            <w:tcMar>
              <w:top w:w="0" w:type="dxa"/>
              <w:left w:w="0" w:type="dxa"/>
              <w:bottom w:w="0" w:type="dxa"/>
              <w:right w:w="0" w:type="dxa"/>
            </w:tcMar>
            <w:vAlign w:val="center"/>
            <w:tcPrChange w:id="383" w:author="Author">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4BCAC7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shd w:val="clear" w:color="auto" w:fill="FFFFFF"/>
            <w:tcMar>
              <w:top w:w="0" w:type="dxa"/>
              <w:left w:w="0" w:type="dxa"/>
              <w:bottom w:w="0" w:type="dxa"/>
              <w:right w:w="0" w:type="dxa"/>
            </w:tcMar>
            <w:vAlign w:val="center"/>
            <w:tcPrChange w:id="384" w:author="Author">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53092B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shd w:val="clear" w:color="auto" w:fill="FFFFFF"/>
            <w:tcMar>
              <w:top w:w="0" w:type="dxa"/>
              <w:left w:w="0" w:type="dxa"/>
              <w:bottom w:w="0" w:type="dxa"/>
              <w:right w:w="0" w:type="dxa"/>
            </w:tcMar>
            <w:vAlign w:val="center"/>
            <w:tcPrChange w:id="385" w:author="Author">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37A4A2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shd w:val="clear" w:color="auto" w:fill="FFFFFF"/>
            <w:tcMar>
              <w:top w:w="0" w:type="dxa"/>
              <w:left w:w="0" w:type="dxa"/>
              <w:bottom w:w="0" w:type="dxa"/>
              <w:right w:w="0" w:type="dxa"/>
            </w:tcMar>
            <w:vAlign w:val="center"/>
            <w:tcPrChange w:id="386" w:author="Author">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57ABC4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0.088</w:t>
            </w:r>
          </w:p>
        </w:tc>
        <w:tc>
          <w:tcPr>
            <w:tcW w:w="1086" w:type="dxa"/>
            <w:shd w:val="clear" w:color="auto" w:fill="FFFFFF"/>
            <w:tcMar>
              <w:top w:w="0" w:type="dxa"/>
              <w:left w:w="0" w:type="dxa"/>
              <w:bottom w:w="0" w:type="dxa"/>
              <w:right w:w="0" w:type="dxa"/>
            </w:tcMar>
            <w:vAlign w:val="center"/>
            <w:tcPrChange w:id="387" w:author="Author">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09636B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0BA4B7E1" w14:textId="4D280BAE" w:rsidR="00AD7462" w:rsidRDefault="00AB0994" w:rsidP="003C22FF">
      <w:pPr>
        <w:pStyle w:val="BodyText"/>
      </w:pPr>
      <w:ins w:id="388" w:author="Author">
        <w:r>
          <w:t xml:space="preserve">Mean shows the arithmetic means of the estimates obtained from the posteriors of the model, and 95% CI indicates the 95% confidence interval of the mean. All </w:t>
        </w:r>
        <w:proofErr w:type="spellStart"/>
        <w:r>
          <w:t>pmcmc</w:t>
        </w:r>
        <w:proofErr w:type="spellEnd"/>
        <w:r>
          <w:t xml:space="preserve"> tested the hypothesis that the mean equals zero. In bold, those values that are significant (</w:t>
        </w:r>
        <w:proofErr w:type="spellStart"/>
        <w:r>
          <w:t>p</w:t>
        </w:r>
        <w:r>
          <w:rPr>
            <w:vertAlign w:val="subscript"/>
          </w:rPr>
          <w:t>mcmc</w:t>
        </w:r>
        <w:proofErr w:type="spellEnd"/>
        <w:r>
          <w:t xml:space="preserve"> &lt;0.05).</w:t>
        </w:r>
      </w:ins>
    </w:p>
    <w:p w14:paraId="492EE311" w14:textId="77777777" w:rsidR="00AD7462" w:rsidRDefault="00AD7462" w:rsidP="003C22FF">
      <w:r>
        <w:br w:type="page"/>
      </w:r>
    </w:p>
    <w:p w14:paraId="26C9E316" w14:textId="512DE26B" w:rsidR="00AD7462" w:rsidRDefault="00AD7462" w:rsidP="003C22FF">
      <w:pPr>
        <w:pStyle w:val="BodyText"/>
      </w:pPr>
      <w:r>
        <w:lastRenderedPageBreak/>
        <w:t xml:space="preserve">Table 2. Estimates of Reversal learning </w:t>
      </w:r>
      <w:proofErr w:type="gramStart"/>
      <w:r>
        <w:t>slope</w:t>
      </w:r>
      <w:proofErr w:type="gramEnd"/>
      <w:r>
        <w:t xml:space="preserve"> for all the different treatments per each task, species, and group. </w:t>
      </w:r>
      <w:del w:id="389" w:author="Author">
        <w:r w:rsidDel="00AB0994">
          <w:delText>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delText>
        </w:r>
      </w:del>
    </w:p>
    <w:tbl>
      <w:tblPr>
        <w:tblW w:w="0" w:type="auto"/>
        <w:jc w:val="center"/>
        <w:tblLayout w:type="fixed"/>
        <w:tblLook w:val="0420" w:firstRow="1" w:lastRow="0" w:firstColumn="0" w:lastColumn="0" w:noHBand="0" w:noVBand="1"/>
        <w:tblPrChange w:id="390" w:author="Author">
          <w:tblPr>
            <w:tblW w:w="0" w:type="auto"/>
            <w:jc w:val="center"/>
            <w:tblLayout w:type="fixed"/>
            <w:tblLook w:val="0420" w:firstRow="1" w:lastRow="0" w:firstColumn="0" w:lastColumn="0" w:noHBand="0" w:noVBand="1"/>
          </w:tblPr>
        </w:tblPrChange>
      </w:tblPr>
      <w:tblGrid>
        <w:gridCol w:w="1572"/>
        <w:gridCol w:w="2240"/>
        <w:gridCol w:w="912"/>
        <w:gridCol w:w="1566"/>
        <w:gridCol w:w="1086"/>
        <w:tblGridChange w:id="391">
          <w:tblGrid>
            <w:gridCol w:w="1572"/>
            <w:gridCol w:w="2240"/>
            <w:gridCol w:w="912"/>
            <w:gridCol w:w="1566"/>
            <w:gridCol w:w="1086"/>
          </w:tblGrid>
        </w:tblGridChange>
      </w:tblGrid>
      <w:tr w:rsidR="00AD7462" w14:paraId="6DC1AA25" w14:textId="77777777" w:rsidTr="00692CEF">
        <w:trPr>
          <w:tblHeader/>
          <w:jc w:val="center"/>
          <w:trPrChange w:id="392" w:author="Author">
            <w:trPr>
              <w:tblHeader/>
              <w:jc w:val="center"/>
            </w:trPr>
          </w:trPrChange>
        </w:trPr>
        <w:tc>
          <w:tcPr>
            <w:tcW w:w="1572" w:type="dxa"/>
            <w:shd w:val="clear" w:color="auto" w:fill="FFFFFF"/>
            <w:tcMar>
              <w:top w:w="0" w:type="dxa"/>
              <w:left w:w="0" w:type="dxa"/>
              <w:bottom w:w="0" w:type="dxa"/>
              <w:right w:w="0" w:type="dxa"/>
            </w:tcMar>
            <w:vAlign w:val="center"/>
            <w:tcPrChange w:id="393" w:author="Author">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A1989A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Specie</w:t>
            </w:r>
          </w:p>
        </w:tc>
        <w:tc>
          <w:tcPr>
            <w:tcW w:w="2240" w:type="dxa"/>
            <w:shd w:val="clear" w:color="auto" w:fill="FFFFFF"/>
            <w:tcMar>
              <w:top w:w="0" w:type="dxa"/>
              <w:left w:w="0" w:type="dxa"/>
              <w:bottom w:w="0" w:type="dxa"/>
              <w:right w:w="0" w:type="dxa"/>
            </w:tcMar>
            <w:vAlign w:val="center"/>
            <w:tcPrChange w:id="394" w:author="Author">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0C28A2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shd w:val="clear" w:color="auto" w:fill="FFFFFF"/>
            <w:tcMar>
              <w:top w:w="0" w:type="dxa"/>
              <w:left w:w="0" w:type="dxa"/>
              <w:bottom w:w="0" w:type="dxa"/>
              <w:right w:w="0" w:type="dxa"/>
            </w:tcMar>
            <w:vAlign w:val="center"/>
            <w:tcPrChange w:id="395" w:author="Author">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23B0D1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shd w:val="clear" w:color="auto" w:fill="FFFFFF"/>
            <w:tcMar>
              <w:top w:w="0" w:type="dxa"/>
              <w:left w:w="0" w:type="dxa"/>
              <w:bottom w:w="0" w:type="dxa"/>
              <w:right w:w="0" w:type="dxa"/>
            </w:tcMar>
            <w:vAlign w:val="center"/>
            <w:tcPrChange w:id="396" w:author="Author">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E727FD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shd w:val="clear" w:color="auto" w:fill="FFFFFF"/>
            <w:tcMar>
              <w:top w:w="0" w:type="dxa"/>
              <w:left w:w="0" w:type="dxa"/>
              <w:bottom w:w="0" w:type="dxa"/>
              <w:right w:w="0" w:type="dxa"/>
            </w:tcMar>
            <w:vAlign w:val="center"/>
            <w:tcPrChange w:id="397" w:author="Author">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99FAD2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Times New Roman" w:eastAsia="Helvetica" w:hAnsi="Helvetica" w:cs="Helvetica"/>
                <w:color w:val="000000"/>
                <w:sz w:val="22"/>
                <w:szCs w:val="22"/>
              </w:rPr>
              <w:t>pmcmc</w:t>
            </w:r>
            <w:proofErr w:type="spellEnd"/>
          </w:p>
        </w:tc>
      </w:tr>
      <w:tr w:rsidR="00AD7462" w14:paraId="75316327" w14:textId="77777777" w:rsidTr="00692CEF">
        <w:trPr>
          <w:jc w:val="center"/>
          <w:trPrChange w:id="398" w:author="Author">
            <w:trPr>
              <w:jc w:val="center"/>
            </w:trPr>
          </w:trPrChange>
        </w:trPr>
        <w:tc>
          <w:tcPr>
            <w:tcW w:w="1572" w:type="dxa"/>
            <w:shd w:val="clear" w:color="auto" w:fill="FFFFFF"/>
            <w:tcMar>
              <w:top w:w="0" w:type="dxa"/>
              <w:left w:w="0" w:type="dxa"/>
              <w:bottom w:w="0" w:type="dxa"/>
              <w:right w:w="0" w:type="dxa"/>
            </w:tcMar>
            <w:vAlign w:val="center"/>
            <w:tcPrChange w:id="399" w:author="Author">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A9418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shd w:val="clear" w:color="auto" w:fill="FFFFFF"/>
            <w:tcMar>
              <w:top w:w="0" w:type="dxa"/>
              <w:left w:w="0" w:type="dxa"/>
              <w:bottom w:w="0" w:type="dxa"/>
              <w:right w:w="0" w:type="dxa"/>
            </w:tcMar>
            <w:vAlign w:val="center"/>
            <w:tcPrChange w:id="400" w:author="Author">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42D9A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shd w:val="clear" w:color="auto" w:fill="FFFFFF"/>
            <w:tcMar>
              <w:top w:w="0" w:type="dxa"/>
              <w:left w:w="0" w:type="dxa"/>
              <w:bottom w:w="0" w:type="dxa"/>
              <w:right w:w="0" w:type="dxa"/>
            </w:tcMar>
            <w:vAlign w:val="center"/>
            <w:tcPrChange w:id="401" w:author="Author">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A4320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shd w:val="clear" w:color="auto" w:fill="FFFFFF"/>
            <w:tcMar>
              <w:top w:w="0" w:type="dxa"/>
              <w:left w:w="0" w:type="dxa"/>
              <w:bottom w:w="0" w:type="dxa"/>
              <w:right w:w="0" w:type="dxa"/>
            </w:tcMar>
            <w:vAlign w:val="center"/>
            <w:tcPrChange w:id="402" w:author="Author">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1F50D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0.084</w:t>
            </w:r>
          </w:p>
        </w:tc>
        <w:tc>
          <w:tcPr>
            <w:tcW w:w="1086" w:type="dxa"/>
            <w:shd w:val="clear" w:color="auto" w:fill="FFFFFF"/>
            <w:tcMar>
              <w:top w:w="0" w:type="dxa"/>
              <w:left w:w="0" w:type="dxa"/>
              <w:bottom w:w="0" w:type="dxa"/>
              <w:right w:w="0" w:type="dxa"/>
            </w:tcMar>
            <w:vAlign w:val="center"/>
            <w:tcPrChange w:id="403" w:author="Author">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6E1BE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AD7462" w14:paraId="7EB4DF87" w14:textId="77777777" w:rsidTr="00692CEF">
        <w:trPr>
          <w:jc w:val="center"/>
          <w:trPrChange w:id="404" w:author="Author">
            <w:trPr>
              <w:jc w:val="center"/>
            </w:trPr>
          </w:trPrChange>
        </w:trPr>
        <w:tc>
          <w:tcPr>
            <w:tcW w:w="1572" w:type="dxa"/>
            <w:shd w:val="clear" w:color="auto" w:fill="FFFFFF"/>
            <w:tcMar>
              <w:top w:w="0" w:type="dxa"/>
              <w:left w:w="0" w:type="dxa"/>
              <w:bottom w:w="0" w:type="dxa"/>
              <w:right w:w="0" w:type="dxa"/>
            </w:tcMar>
            <w:vAlign w:val="center"/>
            <w:tcPrChange w:id="405"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B5C12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shd w:val="clear" w:color="auto" w:fill="FFFFFF"/>
            <w:tcMar>
              <w:top w:w="0" w:type="dxa"/>
              <w:left w:w="0" w:type="dxa"/>
              <w:bottom w:w="0" w:type="dxa"/>
              <w:right w:w="0" w:type="dxa"/>
            </w:tcMar>
            <w:vAlign w:val="center"/>
            <w:tcPrChange w:id="406" w:author="Author">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BF19D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shd w:val="clear" w:color="auto" w:fill="FFFFFF"/>
            <w:tcMar>
              <w:top w:w="0" w:type="dxa"/>
              <w:left w:w="0" w:type="dxa"/>
              <w:bottom w:w="0" w:type="dxa"/>
              <w:right w:w="0" w:type="dxa"/>
            </w:tcMar>
            <w:vAlign w:val="center"/>
            <w:tcPrChange w:id="407"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ECA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566" w:type="dxa"/>
            <w:shd w:val="clear" w:color="auto" w:fill="FFFFFF"/>
            <w:tcMar>
              <w:top w:w="0" w:type="dxa"/>
              <w:left w:w="0" w:type="dxa"/>
              <w:bottom w:w="0" w:type="dxa"/>
              <w:right w:w="0" w:type="dxa"/>
            </w:tcMar>
            <w:vAlign w:val="center"/>
            <w:tcPrChange w:id="408"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AC7AD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0.096</w:t>
            </w:r>
          </w:p>
        </w:tc>
        <w:tc>
          <w:tcPr>
            <w:tcW w:w="1086" w:type="dxa"/>
            <w:shd w:val="clear" w:color="auto" w:fill="FFFFFF"/>
            <w:tcMar>
              <w:top w:w="0" w:type="dxa"/>
              <w:left w:w="0" w:type="dxa"/>
              <w:bottom w:w="0" w:type="dxa"/>
              <w:right w:w="0" w:type="dxa"/>
            </w:tcMar>
            <w:vAlign w:val="center"/>
            <w:tcPrChange w:id="409"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F0C4A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0B542351" w14:textId="77777777" w:rsidTr="00692CEF">
        <w:trPr>
          <w:jc w:val="center"/>
          <w:trPrChange w:id="410" w:author="Author">
            <w:trPr>
              <w:jc w:val="center"/>
            </w:trPr>
          </w:trPrChange>
        </w:trPr>
        <w:tc>
          <w:tcPr>
            <w:tcW w:w="1572" w:type="dxa"/>
            <w:shd w:val="clear" w:color="auto" w:fill="FFFFFF"/>
            <w:tcMar>
              <w:top w:w="0" w:type="dxa"/>
              <w:left w:w="0" w:type="dxa"/>
              <w:bottom w:w="0" w:type="dxa"/>
              <w:right w:w="0" w:type="dxa"/>
            </w:tcMar>
            <w:vAlign w:val="center"/>
            <w:tcPrChange w:id="411"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F04C5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Times New Roman" w:eastAsia="Helvetica" w:hAnsi="Helvetica" w:cs="Helvetica"/>
                <w:color w:val="000000"/>
                <w:sz w:val="22"/>
                <w:szCs w:val="22"/>
              </w:rPr>
              <w:t>Obs</w:t>
            </w:r>
            <w:proofErr w:type="spellEnd"/>
            <w:r>
              <w:rPr>
                <w:rFonts w:ascii="Times New Roman" w:eastAsia="Helvetica" w:hAnsi="Helvetica" w:cs="Helvetica"/>
                <w:color w:val="000000"/>
                <w:sz w:val="22"/>
                <w:szCs w:val="22"/>
              </w:rPr>
              <w:t xml:space="preserve"> = 760</w:t>
            </w:r>
          </w:p>
        </w:tc>
        <w:tc>
          <w:tcPr>
            <w:tcW w:w="2240" w:type="dxa"/>
            <w:shd w:val="clear" w:color="auto" w:fill="FFFFFF"/>
            <w:tcMar>
              <w:top w:w="0" w:type="dxa"/>
              <w:left w:w="0" w:type="dxa"/>
              <w:bottom w:w="0" w:type="dxa"/>
              <w:right w:w="0" w:type="dxa"/>
            </w:tcMar>
            <w:vAlign w:val="center"/>
            <w:tcPrChange w:id="412" w:author="Author">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AD305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shd w:val="clear" w:color="auto" w:fill="FFFFFF"/>
            <w:tcMar>
              <w:top w:w="0" w:type="dxa"/>
              <w:left w:w="0" w:type="dxa"/>
              <w:bottom w:w="0" w:type="dxa"/>
              <w:right w:w="0" w:type="dxa"/>
            </w:tcMar>
            <w:vAlign w:val="center"/>
            <w:tcPrChange w:id="413"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2392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shd w:val="clear" w:color="auto" w:fill="FFFFFF"/>
            <w:tcMar>
              <w:top w:w="0" w:type="dxa"/>
              <w:left w:w="0" w:type="dxa"/>
              <w:bottom w:w="0" w:type="dxa"/>
              <w:right w:w="0" w:type="dxa"/>
            </w:tcMar>
            <w:vAlign w:val="center"/>
            <w:tcPrChange w:id="414"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C0DAB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0.036 ,</w:t>
            </w:r>
            <w:proofErr w:type="gramEnd"/>
            <w:r>
              <w:rPr>
                <w:rFonts w:ascii="Times New Roman" w:eastAsia="Helvetica" w:hAnsi="Helvetica" w:cs="Helvetica"/>
                <w:b/>
                <w:color w:val="000000"/>
                <w:sz w:val="22"/>
                <w:szCs w:val="22"/>
              </w:rPr>
              <w:t xml:space="preserve"> 0.113</w:t>
            </w:r>
          </w:p>
        </w:tc>
        <w:tc>
          <w:tcPr>
            <w:tcW w:w="1086" w:type="dxa"/>
            <w:shd w:val="clear" w:color="auto" w:fill="FFFFFF"/>
            <w:tcMar>
              <w:top w:w="0" w:type="dxa"/>
              <w:left w:w="0" w:type="dxa"/>
              <w:bottom w:w="0" w:type="dxa"/>
              <w:right w:w="0" w:type="dxa"/>
            </w:tcMar>
            <w:vAlign w:val="center"/>
            <w:tcPrChange w:id="415"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935C9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19826CA9" w14:textId="77777777" w:rsidTr="00692CEF">
        <w:trPr>
          <w:jc w:val="center"/>
          <w:trPrChange w:id="416" w:author="Author">
            <w:trPr>
              <w:jc w:val="center"/>
            </w:trPr>
          </w:trPrChange>
        </w:trPr>
        <w:tc>
          <w:tcPr>
            <w:tcW w:w="1572" w:type="dxa"/>
            <w:shd w:val="clear" w:color="auto" w:fill="FFFFFF"/>
            <w:tcMar>
              <w:top w:w="0" w:type="dxa"/>
              <w:left w:w="0" w:type="dxa"/>
              <w:bottom w:w="0" w:type="dxa"/>
              <w:right w:w="0" w:type="dxa"/>
            </w:tcMar>
            <w:vAlign w:val="center"/>
            <w:tcPrChange w:id="417" w:author="Author">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35DB83B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shd w:val="clear" w:color="auto" w:fill="FFFFFF"/>
            <w:tcMar>
              <w:top w:w="0" w:type="dxa"/>
              <w:left w:w="0" w:type="dxa"/>
              <w:bottom w:w="0" w:type="dxa"/>
              <w:right w:w="0" w:type="dxa"/>
            </w:tcMar>
            <w:vAlign w:val="center"/>
            <w:tcPrChange w:id="418" w:author="Author">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4158BA2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shd w:val="clear" w:color="auto" w:fill="FFFFFF"/>
            <w:tcMar>
              <w:top w:w="0" w:type="dxa"/>
              <w:left w:w="0" w:type="dxa"/>
              <w:bottom w:w="0" w:type="dxa"/>
              <w:right w:w="0" w:type="dxa"/>
            </w:tcMar>
            <w:vAlign w:val="center"/>
            <w:tcPrChange w:id="419" w:author="Author">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03EB411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0.046</w:t>
            </w:r>
          </w:p>
        </w:tc>
        <w:tc>
          <w:tcPr>
            <w:tcW w:w="1566" w:type="dxa"/>
            <w:shd w:val="clear" w:color="auto" w:fill="FFFFFF"/>
            <w:tcMar>
              <w:top w:w="0" w:type="dxa"/>
              <w:left w:w="0" w:type="dxa"/>
              <w:bottom w:w="0" w:type="dxa"/>
              <w:right w:w="0" w:type="dxa"/>
            </w:tcMar>
            <w:vAlign w:val="center"/>
            <w:tcPrChange w:id="420" w:author="Author">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732DDD8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0.070</w:t>
            </w:r>
          </w:p>
        </w:tc>
        <w:tc>
          <w:tcPr>
            <w:tcW w:w="1086" w:type="dxa"/>
            <w:shd w:val="clear" w:color="auto" w:fill="FFFFFF"/>
            <w:tcMar>
              <w:top w:w="0" w:type="dxa"/>
              <w:left w:w="0" w:type="dxa"/>
              <w:bottom w:w="0" w:type="dxa"/>
              <w:right w:w="0" w:type="dxa"/>
            </w:tcMar>
            <w:vAlign w:val="center"/>
            <w:tcPrChange w:id="421" w:author="Author">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4198AF1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AD7462" w14:paraId="34E0779D" w14:textId="77777777" w:rsidTr="00692CEF">
        <w:trPr>
          <w:jc w:val="center"/>
          <w:trPrChange w:id="422" w:author="Author">
            <w:trPr>
              <w:jc w:val="center"/>
            </w:trPr>
          </w:trPrChange>
        </w:trPr>
        <w:tc>
          <w:tcPr>
            <w:tcW w:w="1572" w:type="dxa"/>
            <w:shd w:val="clear" w:color="auto" w:fill="FFFFFF"/>
            <w:tcMar>
              <w:top w:w="0" w:type="dxa"/>
              <w:left w:w="0" w:type="dxa"/>
              <w:bottom w:w="0" w:type="dxa"/>
              <w:right w:w="0" w:type="dxa"/>
            </w:tcMar>
            <w:vAlign w:val="center"/>
            <w:tcPrChange w:id="423" w:author="Author">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8F5EA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 xml:space="preserve">L. </w:t>
            </w:r>
            <w:proofErr w:type="spellStart"/>
            <w:r>
              <w:rPr>
                <w:rFonts w:ascii="Times New Roman" w:eastAsia="Helvetica" w:hAnsi="Helvetica" w:cs="Helvetica"/>
                <w:i/>
                <w:color w:val="000000"/>
                <w:sz w:val="22"/>
                <w:szCs w:val="22"/>
              </w:rPr>
              <w:t>guichenoti</w:t>
            </w:r>
            <w:proofErr w:type="spellEnd"/>
          </w:p>
        </w:tc>
        <w:tc>
          <w:tcPr>
            <w:tcW w:w="2240" w:type="dxa"/>
            <w:shd w:val="clear" w:color="auto" w:fill="FFFFFF"/>
            <w:tcMar>
              <w:top w:w="0" w:type="dxa"/>
              <w:left w:w="0" w:type="dxa"/>
              <w:bottom w:w="0" w:type="dxa"/>
              <w:right w:w="0" w:type="dxa"/>
            </w:tcMar>
            <w:vAlign w:val="center"/>
            <w:tcPrChange w:id="424" w:author="Author">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2FA6B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shd w:val="clear" w:color="auto" w:fill="FFFFFF"/>
            <w:tcMar>
              <w:top w:w="0" w:type="dxa"/>
              <w:left w:w="0" w:type="dxa"/>
              <w:bottom w:w="0" w:type="dxa"/>
              <w:right w:w="0" w:type="dxa"/>
            </w:tcMar>
            <w:vAlign w:val="center"/>
            <w:tcPrChange w:id="425" w:author="Author">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1B266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shd w:val="clear" w:color="auto" w:fill="FFFFFF"/>
            <w:tcMar>
              <w:top w:w="0" w:type="dxa"/>
              <w:left w:w="0" w:type="dxa"/>
              <w:bottom w:w="0" w:type="dxa"/>
              <w:right w:w="0" w:type="dxa"/>
            </w:tcMar>
            <w:vAlign w:val="center"/>
            <w:tcPrChange w:id="426" w:author="Author">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9CFD2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0.012 ,</w:t>
            </w:r>
            <w:proofErr w:type="gramEnd"/>
            <w:r>
              <w:rPr>
                <w:rFonts w:ascii="Times New Roman" w:eastAsia="Helvetica" w:hAnsi="Helvetica" w:cs="Helvetica"/>
                <w:b/>
                <w:color w:val="000000"/>
                <w:sz w:val="22"/>
                <w:szCs w:val="22"/>
              </w:rPr>
              <w:t xml:space="preserve"> 0.124</w:t>
            </w:r>
          </w:p>
        </w:tc>
        <w:tc>
          <w:tcPr>
            <w:tcW w:w="1086" w:type="dxa"/>
            <w:shd w:val="clear" w:color="auto" w:fill="FFFFFF"/>
            <w:tcMar>
              <w:top w:w="0" w:type="dxa"/>
              <w:left w:w="0" w:type="dxa"/>
              <w:bottom w:w="0" w:type="dxa"/>
              <w:right w:w="0" w:type="dxa"/>
            </w:tcMar>
            <w:vAlign w:val="center"/>
            <w:tcPrChange w:id="427" w:author="Author">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A9BD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AD7462" w14:paraId="022F6037" w14:textId="77777777" w:rsidTr="00692CEF">
        <w:trPr>
          <w:jc w:val="center"/>
          <w:trPrChange w:id="428" w:author="Author">
            <w:trPr>
              <w:jc w:val="center"/>
            </w:trPr>
          </w:trPrChange>
        </w:trPr>
        <w:tc>
          <w:tcPr>
            <w:tcW w:w="1572" w:type="dxa"/>
            <w:shd w:val="clear" w:color="auto" w:fill="FFFFFF"/>
            <w:tcMar>
              <w:top w:w="0" w:type="dxa"/>
              <w:left w:w="0" w:type="dxa"/>
              <w:bottom w:w="0" w:type="dxa"/>
              <w:right w:w="0" w:type="dxa"/>
            </w:tcMar>
            <w:vAlign w:val="center"/>
            <w:tcPrChange w:id="429"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59A33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shd w:val="clear" w:color="auto" w:fill="FFFFFF"/>
            <w:tcMar>
              <w:top w:w="0" w:type="dxa"/>
              <w:left w:w="0" w:type="dxa"/>
              <w:bottom w:w="0" w:type="dxa"/>
              <w:right w:w="0" w:type="dxa"/>
            </w:tcMar>
            <w:vAlign w:val="center"/>
            <w:tcPrChange w:id="430" w:author="Author">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D7655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shd w:val="clear" w:color="auto" w:fill="FFFFFF"/>
            <w:tcMar>
              <w:top w:w="0" w:type="dxa"/>
              <w:left w:w="0" w:type="dxa"/>
              <w:bottom w:w="0" w:type="dxa"/>
              <w:right w:w="0" w:type="dxa"/>
            </w:tcMar>
            <w:vAlign w:val="center"/>
            <w:tcPrChange w:id="431"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58D90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shd w:val="clear" w:color="auto" w:fill="FFFFFF"/>
            <w:tcMar>
              <w:top w:w="0" w:type="dxa"/>
              <w:left w:w="0" w:type="dxa"/>
              <w:bottom w:w="0" w:type="dxa"/>
              <w:right w:w="0" w:type="dxa"/>
            </w:tcMar>
            <w:vAlign w:val="center"/>
            <w:tcPrChange w:id="432"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8AFAD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0.147</w:t>
            </w:r>
          </w:p>
        </w:tc>
        <w:tc>
          <w:tcPr>
            <w:tcW w:w="1086" w:type="dxa"/>
            <w:shd w:val="clear" w:color="auto" w:fill="FFFFFF"/>
            <w:tcMar>
              <w:top w:w="0" w:type="dxa"/>
              <w:left w:w="0" w:type="dxa"/>
              <w:bottom w:w="0" w:type="dxa"/>
              <w:right w:w="0" w:type="dxa"/>
            </w:tcMar>
            <w:vAlign w:val="center"/>
            <w:tcPrChange w:id="433"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C622B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AD7462" w14:paraId="230B79DE" w14:textId="77777777" w:rsidTr="00692CEF">
        <w:trPr>
          <w:jc w:val="center"/>
          <w:trPrChange w:id="434" w:author="Author">
            <w:trPr>
              <w:jc w:val="center"/>
            </w:trPr>
          </w:trPrChange>
        </w:trPr>
        <w:tc>
          <w:tcPr>
            <w:tcW w:w="1572" w:type="dxa"/>
            <w:shd w:val="clear" w:color="auto" w:fill="FFFFFF"/>
            <w:tcMar>
              <w:top w:w="0" w:type="dxa"/>
              <w:left w:w="0" w:type="dxa"/>
              <w:bottom w:w="0" w:type="dxa"/>
              <w:right w:w="0" w:type="dxa"/>
            </w:tcMar>
            <w:vAlign w:val="center"/>
            <w:tcPrChange w:id="435" w:author="Author">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8AD04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Times New Roman" w:eastAsia="Helvetica" w:hAnsi="Helvetica" w:cs="Helvetica"/>
                <w:color w:val="000000"/>
                <w:sz w:val="22"/>
                <w:szCs w:val="22"/>
              </w:rPr>
              <w:t>Obs</w:t>
            </w:r>
            <w:proofErr w:type="spellEnd"/>
            <w:r>
              <w:rPr>
                <w:rFonts w:ascii="Times New Roman" w:eastAsia="Helvetica" w:hAnsi="Helvetica" w:cs="Helvetica"/>
                <w:color w:val="000000"/>
                <w:sz w:val="22"/>
                <w:szCs w:val="22"/>
              </w:rPr>
              <w:t xml:space="preserve"> = 720</w:t>
            </w:r>
          </w:p>
        </w:tc>
        <w:tc>
          <w:tcPr>
            <w:tcW w:w="2240" w:type="dxa"/>
            <w:shd w:val="clear" w:color="auto" w:fill="FFFFFF"/>
            <w:tcMar>
              <w:top w:w="0" w:type="dxa"/>
              <w:left w:w="0" w:type="dxa"/>
              <w:bottom w:w="0" w:type="dxa"/>
              <w:right w:w="0" w:type="dxa"/>
            </w:tcMar>
            <w:vAlign w:val="center"/>
            <w:tcPrChange w:id="436" w:author="Author">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64493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shd w:val="clear" w:color="auto" w:fill="FFFFFF"/>
            <w:tcMar>
              <w:top w:w="0" w:type="dxa"/>
              <w:left w:w="0" w:type="dxa"/>
              <w:bottom w:w="0" w:type="dxa"/>
              <w:right w:w="0" w:type="dxa"/>
            </w:tcMar>
            <w:vAlign w:val="center"/>
            <w:tcPrChange w:id="437" w:author="Author">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5ADB6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shd w:val="clear" w:color="auto" w:fill="FFFFFF"/>
            <w:tcMar>
              <w:top w:w="0" w:type="dxa"/>
              <w:left w:w="0" w:type="dxa"/>
              <w:bottom w:w="0" w:type="dxa"/>
              <w:right w:w="0" w:type="dxa"/>
            </w:tcMar>
            <w:vAlign w:val="center"/>
            <w:tcPrChange w:id="438" w:author="Author">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A0501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0.030 ,</w:t>
            </w:r>
            <w:proofErr w:type="gramEnd"/>
            <w:r>
              <w:rPr>
                <w:rFonts w:ascii="Times New Roman" w:eastAsia="Helvetica" w:hAnsi="Helvetica" w:cs="Helvetica"/>
                <w:b/>
                <w:color w:val="000000"/>
                <w:sz w:val="22"/>
                <w:szCs w:val="22"/>
              </w:rPr>
              <w:t xml:space="preserve"> 0.115</w:t>
            </w:r>
          </w:p>
        </w:tc>
        <w:tc>
          <w:tcPr>
            <w:tcW w:w="1086" w:type="dxa"/>
            <w:shd w:val="clear" w:color="auto" w:fill="FFFFFF"/>
            <w:tcMar>
              <w:top w:w="0" w:type="dxa"/>
              <w:left w:w="0" w:type="dxa"/>
              <w:bottom w:w="0" w:type="dxa"/>
              <w:right w:w="0" w:type="dxa"/>
            </w:tcMar>
            <w:vAlign w:val="center"/>
            <w:tcPrChange w:id="439" w:author="Author">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2C7ED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AD7462" w14:paraId="63ABEFD6" w14:textId="77777777" w:rsidTr="00692CEF">
        <w:trPr>
          <w:jc w:val="center"/>
          <w:trPrChange w:id="440" w:author="Author">
            <w:trPr>
              <w:jc w:val="center"/>
            </w:trPr>
          </w:trPrChange>
        </w:trPr>
        <w:tc>
          <w:tcPr>
            <w:tcW w:w="1572" w:type="dxa"/>
            <w:shd w:val="clear" w:color="auto" w:fill="FFFFFF"/>
            <w:tcMar>
              <w:top w:w="0" w:type="dxa"/>
              <w:left w:w="0" w:type="dxa"/>
              <w:bottom w:w="0" w:type="dxa"/>
              <w:right w:w="0" w:type="dxa"/>
            </w:tcMar>
            <w:vAlign w:val="center"/>
            <w:tcPrChange w:id="441" w:author="Author">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A4EF91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shd w:val="clear" w:color="auto" w:fill="FFFFFF"/>
            <w:tcMar>
              <w:top w:w="0" w:type="dxa"/>
              <w:left w:w="0" w:type="dxa"/>
              <w:bottom w:w="0" w:type="dxa"/>
              <w:right w:w="0" w:type="dxa"/>
            </w:tcMar>
            <w:vAlign w:val="center"/>
            <w:tcPrChange w:id="442" w:author="Author">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2B7AD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shd w:val="clear" w:color="auto" w:fill="FFFFFF"/>
            <w:tcMar>
              <w:top w:w="0" w:type="dxa"/>
              <w:left w:w="0" w:type="dxa"/>
              <w:bottom w:w="0" w:type="dxa"/>
              <w:right w:w="0" w:type="dxa"/>
            </w:tcMar>
            <w:vAlign w:val="center"/>
            <w:tcPrChange w:id="443" w:author="Author">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B78C5A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shd w:val="clear" w:color="auto" w:fill="FFFFFF"/>
            <w:tcMar>
              <w:top w:w="0" w:type="dxa"/>
              <w:left w:w="0" w:type="dxa"/>
              <w:bottom w:w="0" w:type="dxa"/>
              <w:right w:w="0" w:type="dxa"/>
            </w:tcMar>
            <w:vAlign w:val="center"/>
            <w:tcPrChange w:id="444" w:author="Author">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3437BE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0.104</w:t>
            </w:r>
          </w:p>
        </w:tc>
        <w:tc>
          <w:tcPr>
            <w:tcW w:w="1086" w:type="dxa"/>
            <w:shd w:val="clear" w:color="auto" w:fill="FFFFFF"/>
            <w:tcMar>
              <w:top w:w="0" w:type="dxa"/>
              <w:left w:w="0" w:type="dxa"/>
              <w:bottom w:w="0" w:type="dxa"/>
              <w:right w:w="0" w:type="dxa"/>
            </w:tcMar>
            <w:vAlign w:val="center"/>
            <w:tcPrChange w:id="445" w:author="Author">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EF477F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561CD728" w14:textId="747E8949" w:rsidR="00AD7462" w:rsidRDefault="00AB0994" w:rsidP="003C22FF">
      <w:pPr>
        <w:pStyle w:val="BodyText"/>
      </w:pPr>
      <w:ins w:id="446" w:author="Author">
        <w:r>
          <w:t xml:space="preserve">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w:t>
        </w:r>
        <w:proofErr w:type="spellStart"/>
        <w:r>
          <w:t>pmcmc</w:t>
        </w:r>
        <w:proofErr w:type="spellEnd"/>
        <w:r>
          <w:t xml:space="preserve"> tested the hypothesis that the mean equals zero. In bold, those values that are significant (</w:t>
        </w:r>
        <w:proofErr w:type="spellStart"/>
        <w:r>
          <w:t>pmcmc</w:t>
        </w:r>
        <w:proofErr w:type="spellEnd"/>
        <w:r>
          <w:t xml:space="preserve"> &lt;0.05)</w:t>
        </w:r>
      </w:ins>
    </w:p>
    <w:p w14:paraId="2B770162" w14:textId="77777777" w:rsidR="00AD7462" w:rsidRDefault="00AD7462" w:rsidP="003C22FF">
      <w:r>
        <w:br w:type="page"/>
      </w:r>
    </w:p>
    <w:p w14:paraId="0F7CDD01" w14:textId="77777777" w:rsidR="00AD7462" w:rsidRDefault="00AD7462" w:rsidP="003C22FF">
      <w:pPr>
        <w:pStyle w:val="Heading4"/>
      </w:pPr>
      <w:bookmarkStart w:id="447" w:name="figures-with-raw-data"/>
      <w:bookmarkEnd w:id="330"/>
      <w:r>
        <w:lastRenderedPageBreak/>
        <w:t>Figures with raw data</w:t>
      </w:r>
    </w:p>
    <w:tbl>
      <w:tblPr>
        <w:tblStyle w:val="Table"/>
        <w:tblW w:w="5000" w:type="pct"/>
        <w:tblLook w:val="0000" w:firstRow="0" w:lastRow="0" w:firstColumn="0" w:lastColumn="0" w:noHBand="0" w:noVBand="0"/>
      </w:tblPr>
      <w:tblGrid>
        <w:gridCol w:w="9360"/>
      </w:tblGrid>
      <w:tr w:rsidR="00AD7462" w14:paraId="53398A42" w14:textId="77777777" w:rsidTr="001B27B2">
        <w:tc>
          <w:tcPr>
            <w:tcW w:w="0" w:type="auto"/>
          </w:tcPr>
          <w:p w14:paraId="44371F05" w14:textId="77777777" w:rsidR="00AD7462" w:rsidRDefault="00AD7462" w:rsidP="003C22FF">
            <w:pPr>
              <w:jc w:val="center"/>
            </w:pPr>
            <w:r>
              <w:rPr>
                <w:noProof/>
              </w:rPr>
              <w:drawing>
                <wp:inline distT="0" distB="0" distL="0" distR="0" wp14:anchorId="291DD598" wp14:editId="64CD8727">
                  <wp:extent cx="5943600" cy="4278788"/>
                  <wp:effectExtent l="0" t="0" r="0" b="0"/>
                  <wp:docPr id="121" name="Picture"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Picture" descr="A screenshot of a graph&#10;&#10;Description automatically generated"/>
                          <pic:cNvPicPr>
                            <a:picLocks noChangeAspect="1" noChangeArrowheads="1"/>
                          </pic:cNvPicPr>
                        </pic:nvPicPr>
                        <pic:blipFill>
                          <a:blip r:embed="rId10"/>
                          <a:stretch>
                            <a:fillRect/>
                          </a:stretch>
                        </pic:blipFill>
                        <pic:spPr bwMode="auto">
                          <a:xfrm>
                            <a:off x="0" y="0"/>
                            <a:ext cx="5943600" cy="4278788"/>
                          </a:xfrm>
                          <a:prstGeom prst="rect">
                            <a:avLst/>
                          </a:prstGeom>
                          <a:noFill/>
                          <a:ln w="9525">
                            <a:noFill/>
                            <a:headEnd/>
                            <a:tailEnd/>
                          </a:ln>
                        </pic:spPr>
                      </pic:pic>
                    </a:graphicData>
                  </a:graphic>
                </wp:inline>
              </w:drawing>
            </w:r>
          </w:p>
          <w:p w14:paraId="11ADCA60" w14:textId="77777777" w:rsidR="00AD7462" w:rsidRDefault="00AD7462" w:rsidP="003C22FF">
            <w:pPr>
              <w:pStyle w:val="ImageCaption"/>
              <w:spacing w:before="200"/>
            </w:pPr>
            <w:r>
              <w:t>Probability of choosing correctly over trials for each of the treatments and species. The dots represent the proportion of individuals per trial that chose correctly while the lines show the mean predicted probability of choosing correctly, estimated using the posteriors of our model.</w:t>
            </w:r>
          </w:p>
        </w:tc>
      </w:tr>
    </w:tbl>
    <w:p w14:paraId="6179E775" w14:textId="77777777" w:rsidR="00AD7462" w:rsidRDefault="00AD7462" w:rsidP="003C22FF">
      <w:r>
        <w:br w:type="page"/>
      </w:r>
    </w:p>
    <w:p w14:paraId="1CB15969" w14:textId="77777777" w:rsidR="00AD7462" w:rsidRDefault="00AD7462" w:rsidP="003C22FF">
      <w:pPr>
        <w:pStyle w:val="Heading4"/>
      </w:pPr>
      <w:bookmarkStart w:id="448" w:name="X1b2454c61dc658aba6d0c10b8c86c43985c3057"/>
      <w:bookmarkEnd w:id="447"/>
      <w:r>
        <w:lastRenderedPageBreak/>
        <w:t>Results using a standard learning criterion of 5 consecutive correct choices</w:t>
      </w:r>
    </w:p>
    <w:p w14:paraId="5ABFC5D1" w14:textId="77777777" w:rsidR="00AD7462" w:rsidRDefault="00AD7462" w:rsidP="003C22FF">
      <w:pPr>
        <w:pStyle w:val="FirstParagraph"/>
      </w:pPr>
      <w:r>
        <w:t>Table 3. Number of individuals per treatment and species that reached a learning criterion of 5 consecutive correct choices (n lizards), and the average of trials taken (Trial) together with the standard deviation (</w:t>
      </w:r>
      <w:proofErr w:type="spellStart"/>
      <w:r>
        <w:t>sd</w:t>
      </w:r>
      <w:proofErr w:type="spellEnd"/>
      <w:r>
        <w:t>).</w:t>
      </w:r>
    </w:p>
    <w:tbl>
      <w:tblPr>
        <w:tblW w:w="0" w:type="auto"/>
        <w:jc w:val="center"/>
        <w:tblLayout w:type="fixed"/>
        <w:tblLook w:val="0420" w:firstRow="1" w:lastRow="0" w:firstColumn="0" w:lastColumn="0" w:noHBand="0" w:noVBand="1"/>
        <w:tblPrChange w:id="449" w:author="Author">
          <w:tblPr>
            <w:tblW w:w="0" w:type="auto"/>
            <w:jc w:val="center"/>
            <w:tblLayout w:type="fixed"/>
            <w:tblLook w:val="0420" w:firstRow="1" w:lastRow="0" w:firstColumn="0" w:lastColumn="0" w:noHBand="0" w:noVBand="1"/>
          </w:tblPr>
        </w:tblPrChange>
      </w:tblPr>
      <w:tblGrid>
        <w:gridCol w:w="1466"/>
        <w:gridCol w:w="1477"/>
        <w:gridCol w:w="1094"/>
        <w:gridCol w:w="866"/>
        <w:gridCol w:w="861"/>
        <w:tblGridChange w:id="450">
          <w:tblGrid>
            <w:gridCol w:w="1466"/>
            <w:gridCol w:w="1477"/>
            <w:gridCol w:w="1094"/>
            <w:gridCol w:w="866"/>
            <w:gridCol w:w="861"/>
          </w:tblGrid>
        </w:tblGridChange>
      </w:tblGrid>
      <w:tr w:rsidR="00AD7462" w14:paraId="64356E3E" w14:textId="77777777" w:rsidTr="00692CEF">
        <w:trPr>
          <w:tblHeader/>
          <w:jc w:val="center"/>
          <w:trPrChange w:id="451" w:author="Author">
            <w:trPr>
              <w:tblHeader/>
              <w:jc w:val="center"/>
            </w:trPr>
          </w:trPrChange>
        </w:trPr>
        <w:tc>
          <w:tcPr>
            <w:tcW w:w="1466" w:type="dxa"/>
            <w:shd w:val="clear" w:color="auto" w:fill="FFFFFF"/>
            <w:tcMar>
              <w:top w:w="0" w:type="dxa"/>
              <w:left w:w="0" w:type="dxa"/>
              <w:bottom w:w="0" w:type="dxa"/>
              <w:right w:w="0" w:type="dxa"/>
            </w:tcMar>
            <w:vAlign w:val="center"/>
            <w:tcPrChange w:id="452" w:author="Author">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A14D75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shd w:val="clear" w:color="auto" w:fill="FFFFFF"/>
            <w:tcMar>
              <w:top w:w="0" w:type="dxa"/>
              <w:left w:w="0" w:type="dxa"/>
              <w:bottom w:w="0" w:type="dxa"/>
              <w:right w:w="0" w:type="dxa"/>
            </w:tcMar>
            <w:vAlign w:val="center"/>
            <w:tcPrChange w:id="453" w:author="Author">
              <w:tcPr>
                <w:tcW w:w="14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C96EEF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094" w:type="dxa"/>
            <w:shd w:val="clear" w:color="auto" w:fill="FFFFFF"/>
            <w:tcMar>
              <w:top w:w="0" w:type="dxa"/>
              <w:left w:w="0" w:type="dxa"/>
              <w:bottom w:w="0" w:type="dxa"/>
              <w:right w:w="0" w:type="dxa"/>
            </w:tcMar>
            <w:vAlign w:val="center"/>
            <w:tcPrChange w:id="454" w:author="Author">
              <w:tcPr>
                <w:tcW w:w="10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55A4DF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n lizards</w:t>
            </w:r>
          </w:p>
        </w:tc>
        <w:tc>
          <w:tcPr>
            <w:tcW w:w="866" w:type="dxa"/>
            <w:shd w:val="clear" w:color="auto" w:fill="FFFFFF"/>
            <w:tcMar>
              <w:top w:w="0" w:type="dxa"/>
              <w:left w:w="0" w:type="dxa"/>
              <w:bottom w:w="0" w:type="dxa"/>
              <w:right w:w="0" w:type="dxa"/>
            </w:tcMar>
            <w:vAlign w:val="center"/>
            <w:tcPrChange w:id="455" w:author="Author">
              <w:tcPr>
                <w:tcW w:w="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46D436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861" w:type="dxa"/>
            <w:shd w:val="clear" w:color="auto" w:fill="FFFFFF"/>
            <w:tcMar>
              <w:top w:w="0" w:type="dxa"/>
              <w:left w:w="0" w:type="dxa"/>
              <w:bottom w:w="0" w:type="dxa"/>
              <w:right w:w="0" w:type="dxa"/>
            </w:tcMar>
            <w:vAlign w:val="center"/>
            <w:tcPrChange w:id="456" w:author="Author">
              <w:tcPr>
                <w:tcW w:w="8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EBFEEB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Times New Roman" w:eastAsia="Helvetica" w:hAnsi="Helvetica" w:cs="Helvetica"/>
                <w:color w:val="000000"/>
                <w:sz w:val="20"/>
                <w:szCs w:val="20"/>
              </w:rPr>
              <w:t>sd</w:t>
            </w:r>
            <w:proofErr w:type="spellEnd"/>
          </w:p>
        </w:tc>
      </w:tr>
      <w:tr w:rsidR="00AD7462" w14:paraId="43CBA567" w14:textId="77777777" w:rsidTr="00692CEF">
        <w:trPr>
          <w:jc w:val="center"/>
          <w:trPrChange w:id="457" w:author="Author">
            <w:trPr>
              <w:jc w:val="center"/>
            </w:trPr>
          </w:trPrChange>
        </w:trPr>
        <w:tc>
          <w:tcPr>
            <w:tcW w:w="1466" w:type="dxa"/>
            <w:shd w:val="clear" w:color="auto" w:fill="FFFFFF"/>
            <w:tcMar>
              <w:top w:w="0" w:type="dxa"/>
              <w:left w:w="0" w:type="dxa"/>
              <w:bottom w:w="0" w:type="dxa"/>
              <w:right w:w="0" w:type="dxa"/>
            </w:tcMar>
            <w:vAlign w:val="center"/>
            <w:tcPrChange w:id="458" w:author="Author">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D32E3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shd w:val="clear" w:color="auto" w:fill="FFFFFF"/>
            <w:tcMar>
              <w:top w:w="0" w:type="dxa"/>
              <w:left w:w="0" w:type="dxa"/>
              <w:bottom w:w="0" w:type="dxa"/>
              <w:right w:w="0" w:type="dxa"/>
            </w:tcMar>
            <w:vAlign w:val="center"/>
            <w:tcPrChange w:id="459" w:author="Author">
              <w:tcPr>
                <w:tcW w:w="14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A0F12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shd w:val="clear" w:color="auto" w:fill="FFFFFF"/>
            <w:tcMar>
              <w:top w:w="0" w:type="dxa"/>
              <w:left w:w="0" w:type="dxa"/>
              <w:bottom w:w="0" w:type="dxa"/>
              <w:right w:w="0" w:type="dxa"/>
            </w:tcMar>
            <w:vAlign w:val="center"/>
            <w:tcPrChange w:id="460" w:author="Author">
              <w:tcPr>
                <w:tcW w:w="10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185F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w:t>
            </w:r>
          </w:p>
        </w:tc>
        <w:tc>
          <w:tcPr>
            <w:tcW w:w="866" w:type="dxa"/>
            <w:shd w:val="clear" w:color="auto" w:fill="FFFFFF"/>
            <w:tcMar>
              <w:top w:w="0" w:type="dxa"/>
              <w:left w:w="0" w:type="dxa"/>
              <w:bottom w:w="0" w:type="dxa"/>
              <w:right w:w="0" w:type="dxa"/>
            </w:tcMar>
            <w:vAlign w:val="center"/>
            <w:tcPrChange w:id="461" w:author="Author">
              <w:tcPr>
                <w:tcW w:w="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8E4D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25.89</w:t>
            </w:r>
          </w:p>
        </w:tc>
        <w:tc>
          <w:tcPr>
            <w:tcW w:w="861" w:type="dxa"/>
            <w:shd w:val="clear" w:color="auto" w:fill="FFFFFF"/>
            <w:tcMar>
              <w:top w:w="0" w:type="dxa"/>
              <w:left w:w="0" w:type="dxa"/>
              <w:bottom w:w="0" w:type="dxa"/>
              <w:right w:w="0" w:type="dxa"/>
            </w:tcMar>
            <w:vAlign w:val="center"/>
            <w:tcPrChange w:id="462" w:author="Author">
              <w:tcPr>
                <w:tcW w:w="8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307A2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5.84</w:t>
            </w:r>
          </w:p>
        </w:tc>
      </w:tr>
      <w:tr w:rsidR="00AD7462" w14:paraId="0AD72959" w14:textId="77777777" w:rsidTr="00692CEF">
        <w:trPr>
          <w:jc w:val="center"/>
          <w:trPrChange w:id="463" w:author="Author">
            <w:trPr>
              <w:jc w:val="center"/>
            </w:trPr>
          </w:trPrChange>
        </w:trPr>
        <w:tc>
          <w:tcPr>
            <w:tcW w:w="1466" w:type="dxa"/>
            <w:shd w:val="clear" w:color="auto" w:fill="FFFFFF"/>
            <w:tcMar>
              <w:top w:w="0" w:type="dxa"/>
              <w:left w:w="0" w:type="dxa"/>
              <w:bottom w:w="0" w:type="dxa"/>
              <w:right w:w="0" w:type="dxa"/>
            </w:tcMar>
            <w:vAlign w:val="center"/>
            <w:tcPrChange w:id="464" w:author="Author">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953B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Change w:id="465" w:author="Author">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2524E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shd w:val="clear" w:color="auto" w:fill="FFFFFF"/>
            <w:tcMar>
              <w:top w:w="0" w:type="dxa"/>
              <w:left w:w="0" w:type="dxa"/>
              <w:bottom w:w="0" w:type="dxa"/>
              <w:right w:w="0" w:type="dxa"/>
            </w:tcMar>
            <w:vAlign w:val="center"/>
            <w:tcPrChange w:id="466" w:author="Author">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06B47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shd w:val="clear" w:color="auto" w:fill="FFFFFF"/>
            <w:tcMar>
              <w:top w:w="0" w:type="dxa"/>
              <w:left w:w="0" w:type="dxa"/>
              <w:bottom w:w="0" w:type="dxa"/>
              <w:right w:w="0" w:type="dxa"/>
            </w:tcMar>
            <w:vAlign w:val="center"/>
            <w:tcPrChange w:id="467" w:author="Author">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46630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21.17</w:t>
            </w:r>
          </w:p>
        </w:tc>
        <w:tc>
          <w:tcPr>
            <w:tcW w:w="861" w:type="dxa"/>
            <w:shd w:val="clear" w:color="auto" w:fill="FFFFFF"/>
            <w:tcMar>
              <w:top w:w="0" w:type="dxa"/>
              <w:left w:w="0" w:type="dxa"/>
              <w:bottom w:w="0" w:type="dxa"/>
              <w:right w:w="0" w:type="dxa"/>
            </w:tcMar>
            <w:vAlign w:val="center"/>
            <w:tcPrChange w:id="468" w:author="Author">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51813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8.80</w:t>
            </w:r>
          </w:p>
        </w:tc>
      </w:tr>
      <w:tr w:rsidR="00AD7462" w14:paraId="72A7BD06" w14:textId="77777777" w:rsidTr="00692CEF">
        <w:trPr>
          <w:jc w:val="center"/>
          <w:trPrChange w:id="469" w:author="Author">
            <w:trPr>
              <w:jc w:val="center"/>
            </w:trPr>
          </w:trPrChange>
        </w:trPr>
        <w:tc>
          <w:tcPr>
            <w:tcW w:w="1466" w:type="dxa"/>
            <w:shd w:val="clear" w:color="auto" w:fill="FFFFFF"/>
            <w:tcMar>
              <w:top w:w="0" w:type="dxa"/>
              <w:left w:w="0" w:type="dxa"/>
              <w:bottom w:w="0" w:type="dxa"/>
              <w:right w:w="0" w:type="dxa"/>
            </w:tcMar>
            <w:vAlign w:val="center"/>
            <w:tcPrChange w:id="470" w:author="Author">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59F34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Change w:id="471" w:author="Author">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D7C51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shd w:val="clear" w:color="auto" w:fill="FFFFFF"/>
            <w:tcMar>
              <w:top w:w="0" w:type="dxa"/>
              <w:left w:w="0" w:type="dxa"/>
              <w:bottom w:w="0" w:type="dxa"/>
              <w:right w:w="0" w:type="dxa"/>
            </w:tcMar>
            <w:vAlign w:val="center"/>
            <w:tcPrChange w:id="472" w:author="Author">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B1B1D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w:t>
            </w:r>
          </w:p>
        </w:tc>
        <w:tc>
          <w:tcPr>
            <w:tcW w:w="866" w:type="dxa"/>
            <w:shd w:val="clear" w:color="auto" w:fill="FFFFFF"/>
            <w:tcMar>
              <w:top w:w="0" w:type="dxa"/>
              <w:left w:w="0" w:type="dxa"/>
              <w:bottom w:w="0" w:type="dxa"/>
              <w:right w:w="0" w:type="dxa"/>
            </w:tcMar>
            <w:vAlign w:val="center"/>
            <w:tcPrChange w:id="473" w:author="Author">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0069C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33.50</w:t>
            </w:r>
          </w:p>
        </w:tc>
        <w:tc>
          <w:tcPr>
            <w:tcW w:w="861" w:type="dxa"/>
            <w:shd w:val="clear" w:color="auto" w:fill="FFFFFF"/>
            <w:tcMar>
              <w:top w:w="0" w:type="dxa"/>
              <w:left w:w="0" w:type="dxa"/>
              <w:bottom w:w="0" w:type="dxa"/>
              <w:right w:w="0" w:type="dxa"/>
            </w:tcMar>
            <w:vAlign w:val="center"/>
            <w:tcPrChange w:id="474" w:author="Author">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E808D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9.19</w:t>
            </w:r>
          </w:p>
        </w:tc>
      </w:tr>
      <w:tr w:rsidR="00AD7462" w14:paraId="31C3AAAD" w14:textId="77777777" w:rsidTr="00692CEF">
        <w:trPr>
          <w:jc w:val="center"/>
          <w:trPrChange w:id="475" w:author="Author">
            <w:trPr>
              <w:jc w:val="center"/>
            </w:trPr>
          </w:trPrChange>
        </w:trPr>
        <w:tc>
          <w:tcPr>
            <w:tcW w:w="1466" w:type="dxa"/>
            <w:shd w:val="clear" w:color="auto" w:fill="FFFFFF"/>
            <w:tcMar>
              <w:top w:w="0" w:type="dxa"/>
              <w:left w:w="0" w:type="dxa"/>
              <w:bottom w:w="0" w:type="dxa"/>
              <w:right w:w="0" w:type="dxa"/>
            </w:tcMar>
            <w:vAlign w:val="center"/>
            <w:tcPrChange w:id="476" w:author="Author">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280B93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Change w:id="477" w:author="Author">
              <w:tcPr>
                <w:tcW w:w="14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5F2F2CD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shd w:val="clear" w:color="auto" w:fill="FFFFFF"/>
            <w:tcMar>
              <w:top w:w="0" w:type="dxa"/>
              <w:left w:w="0" w:type="dxa"/>
              <w:bottom w:w="0" w:type="dxa"/>
              <w:right w:w="0" w:type="dxa"/>
            </w:tcMar>
            <w:vAlign w:val="center"/>
            <w:tcPrChange w:id="478" w:author="Author">
              <w:tcPr>
                <w:tcW w:w="10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2FD8585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shd w:val="clear" w:color="auto" w:fill="FFFFFF"/>
            <w:tcMar>
              <w:top w:w="0" w:type="dxa"/>
              <w:left w:w="0" w:type="dxa"/>
              <w:bottom w:w="0" w:type="dxa"/>
              <w:right w:w="0" w:type="dxa"/>
            </w:tcMar>
            <w:vAlign w:val="center"/>
            <w:tcPrChange w:id="479" w:author="Author">
              <w:tcPr>
                <w:tcW w:w="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19C22E2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24.25</w:t>
            </w:r>
          </w:p>
        </w:tc>
        <w:tc>
          <w:tcPr>
            <w:tcW w:w="861" w:type="dxa"/>
            <w:shd w:val="clear" w:color="auto" w:fill="FFFFFF"/>
            <w:tcMar>
              <w:top w:w="0" w:type="dxa"/>
              <w:left w:w="0" w:type="dxa"/>
              <w:bottom w:w="0" w:type="dxa"/>
              <w:right w:w="0" w:type="dxa"/>
            </w:tcMar>
            <w:vAlign w:val="center"/>
            <w:tcPrChange w:id="480" w:author="Author">
              <w:tcPr>
                <w:tcW w:w="8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tcPrChange>
          </w:tcPr>
          <w:p w14:paraId="4971E74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13.20</w:t>
            </w:r>
          </w:p>
        </w:tc>
      </w:tr>
      <w:tr w:rsidR="00AD7462" w14:paraId="5B5EF7EC" w14:textId="77777777" w:rsidTr="00692CEF">
        <w:trPr>
          <w:jc w:val="center"/>
          <w:trPrChange w:id="481" w:author="Author">
            <w:trPr>
              <w:jc w:val="center"/>
            </w:trPr>
          </w:trPrChange>
        </w:trPr>
        <w:tc>
          <w:tcPr>
            <w:tcW w:w="1466" w:type="dxa"/>
            <w:shd w:val="clear" w:color="auto" w:fill="FFFFFF"/>
            <w:tcMar>
              <w:top w:w="0" w:type="dxa"/>
              <w:left w:w="0" w:type="dxa"/>
              <w:bottom w:w="0" w:type="dxa"/>
              <w:right w:w="0" w:type="dxa"/>
            </w:tcMar>
            <w:vAlign w:val="center"/>
            <w:tcPrChange w:id="482" w:author="Author">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7774A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 xml:space="preserve">L. </w:t>
            </w:r>
            <w:proofErr w:type="spellStart"/>
            <w:r>
              <w:rPr>
                <w:rFonts w:ascii="Times New Roman" w:eastAsia="Helvetica" w:hAnsi="Helvetica" w:cs="Helvetica"/>
                <w:i/>
                <w:color w:val="000000"/>
                <w:sz w:val="20"/>
                <w:szCs w:val="20"/>
              </w:rPr>
              <w:t>guichenoti</w:t>
            </w:r>
            <w:proofErr w:type="spellEnd"/>
          </w:p>
        </w:tc>
        <w:tc>
          <w:tcPr>
            <w:tcW w:w="1477" w:type="dxa"/>
            <w:shd w:val="clear" w:color="auto" w:fill="FFFFFF"/>
            <w:tcMar>
              <w:top w:w="0" w:type="dxa"/>
              <w:left w:w="0" w:type="dxa"/>
              <w:bottom w:w="0" w:type="dxa"/>
              <w:right w:w="0" w:type="dxa"/>
            </w:tcMar>
            <w:vAlign w:val="center"/>
            <w:tcPrChange w:id="483" w:author="Author">
              <w:tcPr>
                <w:tcW w:w="14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C41C2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shd w:val="clear" w:color="auto" w:fill="FFFFFF"/>
            <w:tcMar>
              <w:top w:w="0" w:type="dxa"/>
              <w:left w:w="0" w:type="dxa"/>
              <w:bottom w:w="0" w:type="dxa"/>
              <w:right w:w="0" w:type="dxa"/>
            </w:tcMar>
            <w:vAlign w:val="center"/>
            <w:tcPrChange w:id="484" w:author="Author">
              <w:tcPr>
                <w:tcW w:w="10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85E4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w:t>
            </w:r>
          </w:p>
        </w:tc>
        <w:tc>
          <w:tcPr>
            <w:tcW w:w="866" w:type="dxa"/>
            <w:shd w:val="clear" w:color="auto" w:fill="FFFFFF"/>
            <w:tcMar>
              <w:top w:w="0" w:type="dxa"/>
              <w:left w:w="0" w:type="dxa"/>
              <w:bottom w:w="0" w:type="dxa"/>
              <w:right w:w="0" w:type="dxa"/>
            </w:tcMar>
            <w:vAlign w:val="center"/>
            <w:tcPrChange w:id="485" w:author="Author">
              <w:tcPr>
                <w:tcW w:w="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C4C0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28.00</w:t>
            </w:r>
          </w:p>
        </w:tc>
        <w:tc>
          <w:tcPr>
            <w:tcW w:w="861" w:type="dxa"/>
            <w:shd w:val="clear" w:color="auto" w:fill="FFFFFF"/>
            <w:tcMar>
              <w:top w:w="0" w:type="dxa"/>
              <w:left w:w="0" w:type="dxa"/>
              <w:bottom w:w="0" w:type="dxa"/>
              <w:right w:w="0" w:type="dxa"/>
            </w:tcMar>
            <w:vAlign w:val="center"/>
            <w:tcPrChange w:id="486" w:author="Author">
              <w:tcPr>
                <w:tcW w:w="8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2916D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5.20</w:t>
            </w:r>
          </w:p>
        </w:tc>
      </w:tr>
      <w:tr w:rsidR="00AD7462" w14:paraId="710B57FB" w14:textId="77777777" w:rsidTr="00692CEF">
        <w:trPr>
          <w:jc w:val="center"/>
          <w:trPrChange w:id="487" w:author="Author">
            <w:trPr>
              <w:jc w:val="center"/>
            </w:trPr>
          </w:trPrChange>
        </w:trPr>
        <w:tc>
          <w:tcPr>
            <w:tcW w:w="1466" w:type="dxa"/>
            <w:shd w:val="clear" w:color="auto" w:fill="FFFFFF"/>
            <w:tcMar>
              <w:top w:w="0" w:type="dxa"/>
              <w:left w:w="0" w:type="dxa"/>
              <w:bottom w:w="0" w:type="dxa"/>
              <w:right w:w="0" w:type="dxa"/>
            </w:tcMar>
            <w:vAlign w:val="center"/>
            <w:tcPrChange w:id="488" w:author="Author">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59F84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Change w:id="489" w:author="Author">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6393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shd w:val="clear" w:color="auto" w:fill="FFFFFF"/>
            <w:tcMar>
              <w:top w:w="0" w:type="dxa"/>
              <w:left w:w="0" w:type="dxa"/>
              <w:bottom w:w="0" w:type="dxa"/>
              <w:right w:w="0" w:type="dxa"/>
            </w:tcMar>
            <w:vAlign w:val="center"/>
            <w:tcPrChange w:id="490" w:author="Author">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1EF8F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shd w:val="clear" w:color="auto" w:fill="FFFFFF"/>
            <w:tcMar>
              <w:top w:w="0" w:type="dxa"/>
              <w:left w:w="0" w:type="dxa"/>
              <w:bottom w:w="0" w:type="dxa"/>
              <w:right w:w="0" w:type="dxa"/>
            </w:tcMar>
            <w:vAlign w:val="center"/>
            <w:tcPrChange w:id="491" w:author="Author">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429FE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26.00</w:t>
            </w:r>
          </w:p>
        </w:tc>
        <w:tc>
          <w:tcPr>
            <w:tcW w:w="861" w:type="dxa"/>
            <w:shd w:val="clear" w:color="auto" w:fill="FFFFFF"/>
            <w:tcMar>
              <w:top w:w="0" w:type="dxa"/>
              <w:left w:w="0" w:type="dxa"/>
              <w:bottom w:w="0" w:type="dxa"/>
              <w:right w:w="0" w:type="dxa"/>
            </w:tcMar>
            <w:vAlign w:val="center"/>
            <w:tcPrChange w:id="492" w:author="Author">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FC6DC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12.36</w:t>
            </w:r>
          </w:p>
        </w:tc>
      </w:tr>
      <w:tr w:rsidR="00AD7462" w14:paraId="07F376F4" w14:textId="77777777" w:rsidTr="00692CEF">
        <w:trPr>
          <w:jc w:val="center"/>
          <w:trPrChange w:id="493" w:author="Author">
            <w:trPr>
              <w:jc w:val="center"/>
            </w:trPr>
          </w:trPrChange>
        </w:trPr>
        <w:tc>
          <w:tcPr>
            <w:tcW w:w="1466" w:type="dxa"/>
            <w:shd w:val="clear" w:color="auto" w:fill="FFFFFF"/>
            <w:tcMar>
              <w:top w:w="0" w:type="dxa"/>
              <w:left w:w="0" w:type="dxa"/>
              <w:bottom w:w="0" w:type="dxa"/>
              <w:right w:w="0" w:type="dxa"/>
            </w:tcMar>
            <w:vAlign w:val="center"/>
            <w:tcPrChange w:id="494" w:author="Author">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3B345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Change w:id="495" w:author="Author">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53C6B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shd w:val="clear" w:color="auto" w:fill="FFFFFF"/>
            <w:tcMar>
              <w:top w:w="0" w:type="dxa"/>
              <w:left w:w="0" w:type="dxa"/>
              <w:bottom w:w="0" w:type="dxa"/>
              <w:right w:w="0" w:type="dxa"/>
            </w:tcMar>
            <w:vAlign w:val="center"/>
            <w:tcPrChange w:id="496" w:author="Author">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FA736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w:t>
            </w:r>
          </w:p>
        </w:tc>
        <w:tc>
          <w:tcPr>
            <w:tcW w:w="866" w:type="dxa"/>
            <w:shd w:val="clear" w:color="auto" w:fill="FFFFFF"/>
            <w:tcMar>
              <w:top w:w="0" w:type="dxa"/>
              <w:left w:w="0" w:type="dxa"/>
              <w:bottom w:w="0" w:type="dxa"/>
              <w:right w:w="0" w:type="dxa"/>
            </w:tcMar>
            <w:vAlign w:val="center"/>
            <w:tcPrChange w:id="497" w:author="Author">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292C7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22.62</w:t>
            </w:r>
          </w:p>
        </w:tc>
        <w:tc>
          <w:tcPr>
            <w:tcW w:w="861" w:type="dxa"/>
            <w:shd w:val="clear" w:color="auto" w:fill="FFFFFF"/>
            <w:tcMar>
              <w:top w:w="0" w:type="dxa"/>
              <w:left w:w="0" w:type="dxa"/>
              <w:bottom w:w="0" w:type="dxa"/>
              <w:right w:w="0" w:type="dxa"/>
            </w:tcMar>
            <w:vAlign w:val="center"/>
            <w:tcPrChange w:id="498" w:author="Author">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9C0EE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9.47</w:t>
            </w:r>
          </w:p>
        </w:tc>
      </w:tr>
      <w:tr w:rsidR="00AD7462" w14:paraId="630F8187" w14:textId="77777777" w:rsidTr="00692CEF">
        <w:trPr>
          <w:jc w:val="center"/>
          <w:trPrChange w:id="499" w:author="Author">
            <w:trPr>
              <w:jc w:val="center"/>
            </w:trPr>
          </w:trPrChange>
        </w:trPr>
        <w:tc>
          <w:tcPr>
            <w:tcW w:w="1466" w:type="dxa"/>
            <w:shd w:val="clear" w:color="auto" w:fill="FFFFFF"/>
            <w:tcMar>
              <w:top w:w="0" w:type="dxa"/>
              <w:left w:w="0" w:type="dxa"/>
              <w:bottom w:w="0" w:type="dxa"/>
              <w:right w:w="0" w:type="dxa"/>
            </w:tcMar>
            <w:vAlign w:val="center"/>
            <w:tcPrChange w:id="500" w:author="Author">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2271E5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Change w:id="501" w:author="Author">
              <w:tcPr>
                <w:tcW w:w="14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1C4F1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shd w:val="clear" w:color="auto" w:fill="FFFFFF"/>
            <w:tcMar>
              <w:top w:w="0" w:type="dxa"/>
              <w:left w:w="0" w:type="dxa"/>
              <w:bottom w:w="0" w:type="dxa"/>
              <w:right w:w="0" w:type="dxa"/>
            </w:tcMar>
            <w:vAlign w:val="center"/>
            <w:tcPrChange w:id="502" w:author="Author">
              <w:tcPr>
                <w:tcW w:w="10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B5FCD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shd w:val="clear" w:color="auto" w:fill="FFFFFF"/>
            <w:tcMar>
              <w:top w:w="0" w:type="dxa"/>
              <w:left w:w="0" w:type="dxa"/>
              <w:bottom w:w="0" w:type="dxa"/>
              <w:right w:w="0" w:type="dxa"/>
            </w:tcMar>
            <w:vAlign w:val="center"/>
            <w:tcPrChange w:id="503" w:author="Author">
              <w:tcPr>
                <w:tcW w:w="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56AAC0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28.33</w:t>
            </w:r>
          </w:p>
        </w:tc>
        <w:tc>
          <w:tcPr>
            <w:tcW w:w="861" w:type="dxa"/>
            <w:shd w:val="clear" w:color="auto" w:fill="FFFFFF"/>
            <w:tcMar>
              <w:top w:w="0" w:type="dxa"/>
              <w:left w:w="0" w:type="dxa"/>
              <w:bottom w:w="0" w:type="dxa"/>
              <w:right w:w="0" w:type="dxa"/>
            </w:tcMar>
            <w:vAlign w:val="center"/>
            <w:tcPrChange w:id="504" w:author="Author">
              <w:tcPr>
                <w:tcW w:w="8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8572AB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9.69</w:t>
            </w:r>
          </w:p>
        </w:tc>
      </w:tr>
    </w:tbl>
    <w:p w14:paraId="64E91552" w14:textId="77777777" w:rsidR="00AD7462" w:rsidRDefault="00AD7462" w:rsidP="003C22FF">
      <w:r>
        <w:br w:type="page"/>
      </w:r>
    </w:p>
    <w:p w14:paraId="5CE3DF9A" w14:textId="77777777" w:rsidR="00AD7462" w:rsidRDefault="00AD7462" w:rsidP="003C22FF">
      <w:pPr>
        <w:pStyle w:val="Heading4"/>
      </w:pPr>
      <w:bookmarkStart w:id="505" w:name="checking-the-main-models-plots"/>
      <w:bookmarkEnd w:id="448"/>
      <w:r>
        <w:lastRenderedPageBreak/>
        <w:t xml:space="preserve">Checking the main </w:t>
      </w:r>
      <w:proofErr w:type="gramStart"/>
      <w:r>
        <w:t>models</w:t>
      </w:r>
      <w:proofErr w:type="gramEnd"/>
      <w:r>
        <w:t xml:space="preserve"> plots</w:t>
      </w:r>
    </w:p>
    <w:p w14:paraId="2D05F79B" w14:textId="77777777" w:rsidR="00AD7462" w:rsidRDefault="00AD7462" w:rsidP="003C22FF">
      <w:pPr>
        <w:pStyle w:val="FirstParagraph"/>
      </w:pPr>
      <w:r>
        <w:t>Model formula for the reversal task is:</w:t>
      </w:r>
    </w:p>
    <w:p w14:paraId="58F8B4EC" w14:textId="77777777" w:rsidR="00AD7462" w:rsidRDefault="00AD7462" w:rsidP="003C22FF">
      <w:pPr>
        <w:pStyle w:val="BodyText"/>
      </w:pPr>
      <w:r>
        <w:t xml:space="preserve">Choice ~ </w:t>
      </w:r>
      <w:proofErr w:type="spellStart"/>
      <w:r>
        <w:t>trial_reversal</w:t>
      </w:r>
      <w:r>
        <w:rPr>
          <w:i/>
          <w:iCs/>
        </w:rPr>
        <w:t>cort</w:t>
      </w:r>
      <w:r>
        <w:t>temp</w:t>
      </w:r>
      <w:proofErr w:type="spellEnd"/>
      <w:r>
        <w:t xml:space="preserve"> + (1 + </w:t>
      </w:r>
      <w:proofErr w:type="spellStart"/>
      <w:r>
        <w:t>trial_reversal|lizard_id</w:t>
      </w:r>
      <w:proofErr w:type="spellEnd"/>
      <w:r>
        <w:t>)</w:t>
      </w:r>
    </w:p>
    <w:p w14:paraId="5841A3BD" w14:textId="77777777" w:rsidR="00AD7462" w:rsidRDefault="00AD7462" w:rsidP="003C22FF">
      <w:pPr>
        <w:pStyle w:val="BodyText"/>
      </w:pPr>
      <w:r>
        <w:t>Plots for the different models of the reversal task:</w:t>
      </w:r>
      <w:r>
        <w:br/>
        <w:t xml:space="preserve">1.- </w:t>
      </w:r>
      <w:r>
        <w:rPr>
          <w:i/>
          <w:iCs/>
        </w:rPr>
        <w:t>L. delicata</w:t>
      </w:r>
    </w:p>
    <w:p w14:paraId="693379FA" w14:textId="77777777" w:rsidR="00AD7462" w:rsidRDefault="00AD7462" w:rsidP="00AB0994">
      <w:pPr>
        <w:pStyle w:val="SourceCode"/>
        <w:wordWrap/>
      </w:pPr>
      <w:r>
        <w:rPr>
          <w:rStyle w:val="VerbatimChar"/>
        </w:rPr>
        <w:t xml:space="preserve">    </w:t>
      </w:r>
      <w:proofErr w:type="gramStart"/>
      <w:r>
        <w:rPr>
          <w:rStyle w:val="VerbatimChar"/>
        </w:rPr>
        <w:t xml:space="preserve">Estimate  </w:t>
      </w:r>
      <w:proofErr w:type="spellStart"/>
      <w:r>
        <w:rPr>
          <w:rStyle w:val="VerbatimChar"/>
        </w:rPr>
        <w:t>Est.Error</w:t>
      </w:r>
      <w:proofErr w:type="spellEnd"/>
      <w:proofErr w:type="gramEnd"/>
      <w:r>
        <w:rPr>
          <w:rStyle w:val="VerbatimChar"/>
        </w:rPr>
        <w:t xml:space="preserve">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AD7462" w14:paraId="69D82A01" w14:textId="77777777" w:rsidTr="001B27B2">
        <w:tc>
          <w:tcPr>
            <w:tcW w:w="0" w:type="auto"/>
          </w:tcPr>
          <w:p w14:paraId="76DB505F" w14:textId="77777777" w:rsidR="00AD7462" w:rsidRDefault="00AD7462" w:rsidP="003C22FF">
            <w:pPr>
              <w:jc w:val="center"/>
            </w:pPr>
            <w:r>
              <w:rPr>
                <w:noProof/>
              </w:rPr>
              <w:drawing>
                <wp:inline distT="0" distB="0" distL="0" distR="0" wp14:anchorId="7854E4FC" wp14:editId="6BE18384">
                  <wp:extent cx="4160520" cy="3328416"/>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s_files/figure-docx/plotmod_drr-1.png"/>
                          <pic:cNvPicPr>
                            <a:picLocks noChangeAspect="1" noChangeArrowheads="1"/>
                          </pic:cNvPicPr>
                        </pic:nvPicPr>
                        <pic:blipFill>
                          <a:blip r:embed="rId11"/>
                          <a:stretch>
                            <a:fillRect/>
                          </a:stretch>
                        </pic:blipFill>
                        <pic:spPr bwMode="auto">
                          <a:xfrm>
                            <a:off x="0" y="0"/>
                            <a:ext cx="4160520" cy="3328416"/>
                          </a:xfrm>
                          <a:prstGeom prst="rect">
                            <a:avLst/>
                          </a:prstGeom>
                          <a:noFill/>
                          <a:ln w="9525">
                            <a:noFill/>
                            <a:headEnd/>
                            <a:tailEnd/>
                          </a:ln>
                        </pic:spPr>
                      </pic:pic>
                    </a:graphicData>
                  </a:graphic>
                </wp:inline>
              </w:drawing>
            </w:r>
          </w:p>
          <w:p w14:paraId="56A74392" w14:textId="77777777" w:rsidR="00AD7462" w:rsidRDefault="00AD7462" w:rsidP="003C22FF">
            <w:pPr>
              <w:pStyle w:val="ImageCaption"/>
              <w:spacing w:before="200"/>
            </w:pPr>
          </w:p>
        </w:tc>
      </w:tr>
      <w:tr w:rsidR="00AD7462" w14:paraId="23CD3E4A" w14:textId="77777777" w:rsidTr="001B27B2">
        <w:tc>
          <w:tcPr>
            <w:tcW w:w="0" w:type="auto"/>
          </w:tcPr>
          <w:p w14:paraId="24D04CC5" w14:textId="77777777" w:rsidR="00AD7462" w:rsidRDefault="00AD7462" w:rsidP="003C22FF">
            <w:pPr>
              <w:jc w:val="center"/>
            </w:pPr>
            <w:r>
              <w:rPr>
                <w:noProof/>
              </w:rPr>
              <w:lastRenderedPageBreak/>
              <w:drawing>
                <wp:inline distT="0" distB="0" distL="0" distR="0" wp14:anchorId="457F556A" wp14:editId="40FCA417">
                  <wp:extent cx="4160520" cy="3328416"/>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plotmod_drr-2.png"/>
                          <pic:cNvPicPr>
                            <a:picLocks noChangeAspect="1" noChangeArrowheads="1"/>
                          </pic:cNvPicPr>
                        </pic:nvPicPr>
                        <pic:blipFill>
                          <a:blip r:embed="rId12"/>
                          <a:stretch>
                            <a:fillRect/>
                          </a:stretch>
                        </pic:blipFill>
                        <pic:spPr bwMode="auto">
                          <a:xfrm>
                            <a:off x="0" y="0"/>
                            <a:ext cx="4160520" cy="3328416"/>
                          </a:xfrm>
                          <a:prstGeom prst="rect">
                            <a:avLst/>
                          </a:prstGeom>
                          <a:noFill/>
                          <a:ln w="9525">
                            <a:noFill/>
                            <a:headEnd/>
                            <a:tailEnd/>
                          </a:ln>
                        </pic:spPr>
                      </pic:pic>
                    </a:graphicData>
                  </a:graphic>
                </wp:inline>
              </w:drawing>
            </w:r>
          </w:p>
          <w:p w14:paraId="661DE453" w14:textId="77777777" w:rsidR="00AD7462" w:rsidRDefault="00AD7462" w:rsidP="003C22FF">
            <w:pPr>
              <w:pStyle w:val="ImageCaption"/>
              <w:spacing w:before="200"/>
            </w:pPr>
          </w:p>
        </w:tc>
      </w:tr>
      <w:tr w:rsidR="00AD7462" w14:paraId="767248F3" w14:textId="77777777" w:rsidTr="001B27B2">
        <w:tc>
          <w:tcPr>
            <w:tcW w:w="0" w:type="auto"/>
          </w:tcPr>
          <w:p w14:paraId="13DB5335" w14:textId="77777777" w:rsidR="00AD7462" w:rsidRDefault="00AD7462" w:rsidP="003C22FF">
            <w:pPr>
              <w:jc w:val="center"/>
            </w:pPr>
            <w:r>
              <w:rPr>
                <w:noProof/>
              </w:rPr>
              <w:drawing>
                <wp:inline distT="0" distB="0" distL="0" distR="0" wp14:anchorId="372FE55E" wp14:editId="437F06EA">
                  <wp:extent cx="4160520" cy="3328416"/>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s_files/figure-docx/plotmod_drr-3.png"/>
                          <pic:cNvPicPr>
                            <a:picLocks noChangeAspect="1" noChangeArrowheads="1"/>
                          </pic:cNvPicPr>
                        </pic:nvPicPr>
                        <pic:blipFill>
                          <a:blip r:embed="rId13"/>
                          <a:stretch>
                            <a:fillRect/>
                          </a:stretch>
                        </pic:blipFill>
                        <pic:spPr bwMode="auto">
                          <a:xfrm>
                            <a:off x="0" y="0"/>
                            <a:ext cx="4160520" cy="3328416"/>
                          </a:xfrm>
                          <a:prstGeom prst="rect">
                            <a:avLst/>
                          </a:prstGeom>
                          <a:noFill/>
                          <a:ln w="9525">
                            <a:noFill/>
                            <a:headEnd/>
                            <a:tailEnd/>
                          </a:ln>
                        </pic:spPr>
                      </pic:pic>
                    </a:graphicData>
                  </a:graphic>
                </wp:inline>
              </w:drawing>
            </w:r>
          </w:p>
          <w:p w14:paraId="6013E62D" w14:textId="77777777" w:rsidR="00AD7462" w:rsidRDefault="00AD7462" w:rsidP="003C22FF">
            <w:pPr>
              <w:pStyle w:val="ImageCaption"/>
              <w:spacing w:before="200"/>
            </w:pPr>
          </w:p>
        </w:tc>
      </w:tr>
    </w:tbl>
    <w:p w14:paraId="1965951B" w14:textId="77777777" w:rsidR="00AD7462" w:rsidRDefault="00AD7462" w:rsidP="003C22FF">
      <w:r>
        <w:br w:type="page"/>
      </w:r>
    </w:p>
    <w:p w14:paraId="6915E5D4" w14:textId="77777777" w:rsidR="00AD7462" w:rsidRDefault="00AD7462" w:rsidP="003C22FF">
      <w:pPr>
        <w:pStyle w:val="BodyText"/>
      </w:pPr>
      <w:r>
        <w:lastRenderedPageBreak/>
        <w:t xml:space="preserve">2.- </w:t>
      </w:r>
      <w:r>
        <w:rPr>
          <w:i/>
          <w:iCs/>
        </w:rPr>
        <w:t xml:space="preserve">L. </w:t>
      </w:r>
      <w:proofErr w:type="spellStart"/>
      <w:r>
        <w:rPr>
          <w:i/>
          <w:iCs/>
        </w:rPr>
        <w:t>guichenoti</w:t>
      </w:r>
      <w:proofErr w:type="spellEnd"/>
    </w:p>
    <w:p w14:paraId="081ED8A0" w14:textId="77777777" w:rsidR="00AD7462" w:rsidRDefault="00AD7462" w:rsidP="00AB0994">
      <w:pPr>
        <w:pStyle w:val="SourceCode"/>
        <w:wordWrap/>
      </w:pPr>
      <w:r>
        <w:rPr>
          <w:rStyle w:val="VerbatimChar"/>
        </w:rPr>
        <w:t xml:space="preserve">    Estimate </w:t>
      </w:r>
      <w:proofErr w:type="spellStart"/>
      <w:r>
        <w:rPr>
          <w:rStyle w:val="VerbatimChar"/>
        </w:rPr>
        <w:t>Est.Error</w:t>
      </w:r>
      <w:proofErr w:type="spellEnd"/>
      <w:r>
        <w:rPr>
          <w:rStyle w:val="VerbatimChar"/>
        </w:rPr>
        <w:t xml:space="preserve">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AD7462" w14:paraId="288C0A9A" w14:textId="77777777" w:rsidTr="001B27B2">
        <w:tc>
          <w:tcPr>
            <w:tcW w:w="0" w:type="auto"/>
          </w:tcPr>
          <w:p w14:paraId="2269271A" w14:textId="77777777" w:rsidR="00AD7462" w:rsidRDefault="00AD7462" w:rsidP="003C22FF">
            <w:pPr>
              <w:jc w:val="center"/>
            </w:pPr>
            <w:r>
              <w:rPr>
                <w:noProof/>
              </w:rPr>
              <w:drawing>
                <wp:inline distT="0" distB="0" distL="0" distR="0" wp14:anchorId="7B390896" wp14:editId="560B4A91">
                  <wp:extent cx="4160520" cy="3328416"/>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s_files/figure-docx/plotmod_grr-1.png"/>
                          <pic:cNvPicPr>
                            <a:picLocks noChangeAspect="1" noChangeArrowheads="1"/>
                          </pic:cNvPicPr>
                        </pic:nvPicPr>
                        <pic:blipFill>
                          <a:blip r:embed="rId14"/>
                          <a:stretch>
                            <a:fillRect/>
                          </a:stretch>
                        </pic:blipFill>
                        <pic:spPr bwMode="auto">
                          <a:xfrm>
                            <a:off x="0" y="0"/>
                            <a:ext cx="4160520" cy="3328416"/>
                          </a:xfrm>
                          <a:prstGeom prst="rect">
                            <a:avLst/>
                          </a:prstGeom>
                          <a:noFill/>
                          <a:ln w="9525">
                            <a:noFill/>
                            <a:headEnd/>
                            <a:tailEnd/>
                          </a:ln>
                        </pic:spPr>
                      </pic:pic>
                    </a:graphicData>
                  </a:graphic>
                </wp:inline>
              </w:drawing>
            </w:r>
          </w:p>
          <w:p w14:paraId="370DD408" w14:textId="77777777" w:rsidR="00AD7462" w:rsidRDefault="00AD7462" w:rsidP="003C22FF">
            <w:pPr>
              <w:pStyle w:val="ImageCaption"/>
              <w:spacing w:before="200"/>
            </w:pPr>
          </w:p>
        </w:tc>
      </w:tr>
      <w:tr w:rsidR="00AD7462" w14:paraId="40FA16B4" w14:textId="77777777" w:rsidTr="001B27B2">
        <w:tc>
          <w:tcPr>
            <w:tcW w:w="0" w:type="auto"/>
          </w:tcPr>
          <w:p w14:paraId="1F7F8BAA" w14:textId="77777777" w:rsidR="00AD7462" w:rsidRDefault="00AD7462" w:rsidP="003C22FF">
            <w:pPr>
              <w:jc w:val="center"/>
            </w:pPr>
            <w:r>
              <w:rPr>
                <w:noProof/>
              </w:rPr>
              <w:drawing>
                <wp:inline distT="0" distB="0" distL="0" distR="0" wp14:anchorId="0A38820F" wp14:editId="34E223B6">
                  <wp:extent cx="4160520" cy="3328416"/>
                  <wp:effectExtent l="0" t="0" r="0" b="0"/>
                  <wp:docPr id="464139237" name="Picture"/>
                  <wp:cNvGraphicFramePr/>
                  <a:graphic xmlns:a="http://schemas.openxmlformats.org/drawingml/2006/main">
                    <a:graphicData uri="http://schemas.openxmlformats.org/drawingml/2006/picture">
                      <pic:pic xmlns:pic="http://schemas.openxmlformats.org/drawingml/2006/picture">
                        <pic:nvPicPr>
                          <pic:cNvPr id="139" name="Picture" descr="ms_files/figure-docx/plotmod_grr-2.png"/>
                          <pic:cNvPicPr>
                            <a:picLocks noChangeAspect="1" noChangeArrowheads="1"/>
                          </pic:cNvPicPr>
                        </pic:nvPicPr>
                        <pic:blipFill>
                          <a:blip r:embed="rId15"/>
                          <a:stretch>
                            <a:fillRect/>
                          </a:stretch>
                        </pic:blipFill>
                        <pic:spPr bwMode="auto">
                          <a:xfrm>
                            <a:off x="0" y="0"/>
                            <a:ext cx="4160520" cy="3328416"/>
                          </a:xfrm>
                          <a:prstGeom prst="rect">
                            <a:avLst/>
                          </a:prstGeom>
                          <a:noFill/>
                          <a:ln w="9525">
                            <a:noFill/>
                            <a:headEnd/>
                            <a:tailEnd/>
                          </a:ln>
                        </pic:spPr>
                      </pic:pic>
                    </a:graphicData>
                  </a:graphic>
                </wp:inline>
              </w:drawing>
            </w:r>
          </w:p>
          <w:p w14:paraId="7B1DCACD" w14:textId="77777777" w:rsidR="00AD7462" w:rsidRDefault="00AD7462" w:rsidP="003C22FF">
            <w:pPr>
              <w:pStyle w:val="ImageCaption"/>
              <w:spacing w:before="200"/>
            </w:pPr>
          </w:p>
        </w:tc>
      </w:tr>
      <w:tr w:rsidR="00AD7462" w14:paraId="69B14E3B" w14:textId="77777777" w:rsidTr="001B27B2">
        <w:tc>
          <w:tcPr>
            <w:tcW w:w="0" w:type="auto"/>
          </w:tcPr>
          <w:p w14:paraId="5545D75F" w14:textId="77777777" w:rsidR="00AD7462" w:rsidRDefault="00AD7462" w:rsidP="003C22FF">
            <w:pPr>
              <w:jc w:val="center"/>
            </w:pPr>
            <w:r>
              <w:rPr>
                <w:noProof/>
              </w:rPr>
              <w:lastRenderedPageBreak/>
              <w:drawing>
                <wp:inline distT="0" distB="0" distL="0" distR="0" wp14:anchorId="6280C1AD" wp14:editId="0092EB69">
                  <wp:extent cx="4160520" cy="3328416"/>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plotmod_grr-3.png"/>
                          <pic:cNvPicPr>
                            <a:picLocks noChangeAspect="1" noChangeArrowheads="1"/>
                          </pic:cNvPicPr>
                        </pic:nvPicPr>
                        <pic:blipFill>
                          <a:blip r:embed="rId16"/>
                          <a:stretch>
                            <a:fillRect/>
                          </a:stretch>
                        </pic:blipFill>
                        <pic:spPr bwMode="auto">
                          <a:xfrm>
                            <a:off x="0" y="0"/>
                            <a:ext cx="4160520" cy="3328416"/>
                          </a:xfrm>
                          <a:prstGeom prst="rect">
                            <a:avLst/>
                          </a:prstGeom>
                          <a:noFill/>
                          <a:ln w="9525">
                            <a:noFill/>
                            <a:headEnd/>
                            <a:tailEnd/>
                          </a:ln>
                        </pic:spPr>
                      </pic:pic>
                    </a:graphicData>
                  </a:graphic>
                </wp:inline>
              </w:drawing>
            </w:r>
          </w:p>
          <w:p w14:paraId="73644B7F" w14:textId="77777777" w:rsidR="00AD7462" w:rsidRDefault="00AD7462" w:rsidP="003C22FF">
            <w:pPr>
              <w:pStyle w:val="ImageCaption"/>
              <w:spacing w:before="200"/>
            </w:pPr>
          </w:p>
        </w:tc>
      </w:tr>
    </w:tbl>
    <w:p w14:paraId="52131A74" w14:textId="77777777" w:rsidR="00AD7462" w:rsidRDefault="00AD7462" w:rsidP="003C22FF">
      <w:r>
        <w:br w:type="page"/>
      </w:r>
    </w:p>
    <w:p w14:paraId="41EAB8FF" w14:textId="77777777" w:rsidR="00AD7462" w:rsidRDefault="00AD7462" w:rsidP="003C22FF">
      <w:pPr>
        <w:pStyle w:val="Heading4"/>
      </w:pPr>
      <w:bookmarkStart w:id="506" w:name="X86bc18e80ace84ce6a9d1b1baec8f3e0f15d58d"/>
      <w:bookmarkEnd w:id="505"/>
      <w:r>
        <w:lastRenderedPageBreak/>
        <w:t>Checking the effect of age on the learning rate in the associative task.</w:t>
      </w:r>
    </w:p>
    <w:p w14:paraId="64C7D4D8" w14:textId="77777777" w:rsidR="00AD7462" w:rsidRDefault="00AD7462" w:rsidP="003C22FF">
      <w:pPr>
        <w:pStyle w:val="FirstParagraph"/>
      </w:pPr>
      <w:r>
        <w:t xml:space="preserve">Model formula: Choice ~ </w:t>
      </w:r>
      <w:proofErr w:type="spellStart"/>
      <w:proofErr w:type="gramStart"/>
      <w:r>
        <w:t>age.start</w:t>
      </w:r>
      <w:proofErr w:type="spellEnd"/>
      <w:proofErr w:type="gramEnd"/>
      <w:r>
        <w:t xml:space="preserve"> + </w:t>
      </w:r>
      <w:proofErr w:type="spellStart"/>
      <w:r>
        <w:t>trial_associative</w:t>
      </w:r>
      <w:proofErr w:type="spellEnd"/>
      <w:r>
        <w:t xml:space="preserve"> * </w:t>
      </w:r>
      <w:proofErr w:type="spellStart"/>
      <w:r>
        <w:t>cort</w:t>
      </w:r>
      <w:proofErr w:type="spellEnd"/>
      <w:r>
        <w:t xml:space="preserve"> * temp + (1 + </w:t>
      </w:r>
      <w:proofErr w:type="spellStart"/>
      <w:r>
        <w:t>trial_associative|lizard_id</w:t>
      </w:r>
      <w:proofErr w:type="spellEnd"/>
      <w:r>
        <w:t>) + (1|clutch)</w:t>
      </w:r>
    </w:p>
    <w:p w14:paraId="613D43E0" w14:textId="77777777" w:rsidR="00AD7462" w:rsidRDefault="00AD7462" w:rsidP="003C22FF">
      <w:pPr>
        <w:pStyle w:val="BodyText"/>
      </w:pPr>
      <w:r>
        <w:t xml:space="preserve">Table 4.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Change w:id="507" w:author="Author">
          <w:tblPr>
            <w:tblW w:w="0" w:type="auto"/>
            <w:jc w:val="center"/>
            <w:tblLayout w:type="fixed"/>
            <w:tblLook w:val="0420" w:firstRow="1" w:lastRow="0" w:firstColumn="0" w:lastColumn="0" w:noHBand="0" w:noVBand="1"/>
          </w:tblPr>
        </w:tblPrChange>
      </w:tblPr>
      <w:tblGrid>
        <w:gridCol w:w="1080"/>
        <w:gridCol w:w="1080"/>
        <w:gridCol w:w="1080"/>
        <w:gridCol w:w="1080"/>
        <w:gridCol w:w="1080"/>
        <w:gridCol w:w="1080"/>
        <w:gridCol w:w="1080"/>
        <w:gridCol w:w="1080"/>
        <w:tblGridChange w:id="508">
          <w:tblGrid>
            <w:gridCol w:w="1080"/>
            <w:gridCol w:w="1080"/>
            <w:gridCol w:w="1080"/>
            <w:gridCol w:w="1080"/>
            <w:gridCol w:w="1080"/>
            <w:gridCol w:w="1080"/>
            <w:gridCol w:w="1080"/>
            <w:gridCol w:w="1080"/>
          </w:tblGrid>
        </w:tblGridChange>
      </w:tblGrid>
      <w:tr w:rsidR="00AD7462" w14:paraId="4ADD0810" w14:textId="77777777" w:rsidTr="00692CEF">
        <w:trPr>
          <w:tblHeader/>
          <w:jc w:val="center"/>
          <w:trPrChange w:id="509" w:author="Author">
            <w:trPr>
              <w:tblHeader/>
              <w:jc w:val="center"/>
            </w:trPr>
          </w:trPrChange>
        </w:trPr>
        <w:tc>
          <w:tcPr>
            <w:tcW w:w="1080" w:type="dxa"/>
            <w:shd w:val="clear" w:color="auto" w:fill="FFFFFF"/>
            <w:tcMar>
              <w:top w:w="0" w:type="dxa"/>
              <w:left w:w="0" w:type="dxa"/>
              <w:bottom w:w="0" w:type="dxa"/>
              <w:right w:w="0" w:type="dxa"/>
            </w:tcMar>
            <w:vAlign w:val="center"/>
            <w:tcPrChange w:id="510"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661C75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Predictors</w:t>
            </w:r>
          </w:p>
        </w:tc>
        <w:tc>
          <w:tcPr>
            <w:tcW w:w="1080" w:type="dxa"/>
            <w:shd w:val="clear" w:color="auto" w:fill="FFFFFF"/>
            <w:tcMar>
              <w:top w:w="0" w:type="dxa"/>
              <w:left w:w="0" w:type="dxa"/>
              <w:bottom w:w="0" w:type="dxa"/>
              <w:right w:w="0" w:type="dxa"/>
            </w:tcMar>
            <w:vAlign w:val="center"/>
            <w:tcPrChange w:id="511"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02800D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shd w:val="clear" w:color="auto" w:fill="FFFFFF"/>
            <w:tcMar>
              <w:top w:w="0" w:type="dxa"/>
              <w:left w:w="0" w:type="dxa"/>
              <w:bottom w:w="0" w:type="dxa"/>
              <w:right w:w="0" w:type="dxa"/>
            </w:tcMar>
            <w:vAlign w:val="center"/>
            <w:tcPrChange w:id="512"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9B5C59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Est.Error</w:t>
            </w:r>
            <w:proofErr w:type="spellEnd"/>
          </w:p>
        </w:tc>
        <w:tc>
          <w:tcPr>
            <w:tcW w:w="1080" w:type="dxa"/>
            <w:shd w:val="clear" w:color="auto" w:fill="FFFFFF"/>
            <w:tcMar>
              <w:top w:w="0" w:type="dxa"/>
              <w:left w:w="0" w:type="dxa"/>
              <w:bottom w:w="0" w:type="dxa"/>
              <w:right w:w="0" w:type="dxa"/>
            </w:tcMar>
            <w:vAlign w:val="center"/>
            <w:tcPrChange w:id="513"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D6B4C8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shd w:val="clear" w:color="auto" w:fill="FFFFFF"/>
            <w:tcMar>
              <w:top w:w="0" w:type="dxa"/>
              <w:left w:w="0" w:type="dxa"/>
              <w:bottom w:w="0" w:type="dxa"/>
              <w:right w:w="0" w:type="dxa"/>
            </w:tcMar>
            <w:vAlign w:val="center"/>
            <w:tcPrChange w:id="514"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864138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shd w:val="clear" w:color="auto" w:fill="FFFFFF"/>
            <w:tcMar>
              <w:top w:w="0" w:type="dxa"/>
              <w:left w:w="0" w:type="dxa"/>
              <w:bottom w:w="0" w:type="dxa"/>
              <w:right w:w="0" w:type="dxa"/>
            </w:tcMar>
            <w:vAlign w:val="center"/>
            <w:tcPrChange w:id="515"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24F557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Rhat</w:t>
            </w:r>
            <w:proofErr w:type="spellEnd"/>
          </w:p>
        </w:tc>
        <w:tc>
          <w:tcPr>
            <w:tcW w:w="1080" w:type="dxa"/>
            <w:shd w:val="clear" w:color="auto" w:fill="FFFFFF"/>
            <w:tcMar>
              <w:top w:w="0" w:type="dxa"/>
              <w:left w:w="0" w:type="dxa"/>
              <w:bottom w:w="0" w:type="dxa"/>
              <w:right w:w="0" w:type="dxa"/>
            </w:tcMar>
            <w:vAlign w:val="center"/>
            <w:tcPrChange w:id="516"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88E0A6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Bulk_ESS</w:t>
            </w:r>
            <w:proofErr w:type="spellEnd"/>
          </w:p>
        </w:tc>
        <w:tc>
          <w:tcPr>
            <w:tcW w:w="1080" w:type="dxa"/>
            <w:shd w:val="clear" w:color="auto" w:fill="FFFFFF"/>
            <w:tcMar>
              <w:top w:w="0" w:type="dxa"/>
              <w:left w:w="0" w:type="dxa"/>
              <w:bottom w:w="0" w:type="dxa"/>
              <w:right w:w="0" w:type="dxa"/>
            </w:tcMar>
            <w:vAlign w:val="center"/>
            <w:tcPrChange w:id="517"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C31BAE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Tail_ESS</w:t>
            </w:r>
            <w:proofErr w:type="spellEnd"/>
          </w:p>
        </w:tc>
      </w:tr>
      <w:tr w:rsidR="00AD7462" w14:paraId="53E66405" w14:textId="77777777" w:rsidTr="00692CEF">
        <w:trPr>
          <w:jc w:val="center"/>
          <w:trPrChange w:id="518" w:author="Author">
            <w:trPr>
              <w:jc w:val="center"/>
            </w:trPr>
          </w:trPrChange>
        </w:trPr>
        <w:tc>
          <w:tcPr>
            <w:tcW w:w="1080" w:type="dxa"/>
            <w:shd w:val="clear" w:color="auto" w:fill="FFFFFF"/>
            <w:tcMar>
              <w:top w:w="0" w:type="dxa"/>
              <w:left w:w="0" w:type="dxa"/>
              <w:bottom w:w="0" w:type="dxa"/>
              <w:right w:w="0" w:type="dxa"/>
            </w:tcMar>
            <w:vAlign w:val="center"/>
            <w:tcPrChange w:id="519"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8B324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shd w:val="clear" w:color="auto" w:fill="FFFFFF"/>
            <w:tcMar>
              <w:top w:w="0" w:type="dxa"/>
              <w:left w:w="0" w:type="dxa"/>
              <w:bottom w:w="0" w:type="dxa"/>
              <w:right w:w="0" w:type="dxa"/>
            </w:tcMar>
            <w:vAlign w:val="center"/>
            <w:tcPrChange w:id="520"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1530F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shd w:val="clear" w:color="auto" w:fill="FFFFFF"/>
            <w:tcMar>
              <w:top w:w="0" w:type="dxa"/>
              <w:left w:w="0" w:type="dxa"/>
              <w:bottom w:w="0" w:type="dxa"/>
              <w:right w:w="0" w:type="dxa"/>
            </w:tcMar>
            <w:vAlign w:val="center"/>
            <w:tcPrChange w:id="521"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04B6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0.23</w:t>
            </w:r>
          </w:p>
        </w:tc>
        <w:tc>
          <w:tcPr>
            <w:tcW w:w="1080" w:type="dxa"/>
            <w:shd w:val="clear" w:color="auto" w:fill="FFFFFF"/>
            <w:tcMar>
              <w:top w:w="0" w:type="dxa"/>
              <w:left w:w="0" w:type="dxa"/>
              <w:bottom w:w="0" w:type="dxa"/>
              <w:right w:w="0" w:type="dxa"/>
            </w:tcMar>
            <w:vAlign w:val="center"/>
            <w:tcPrChange w:id="522"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D8F6A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shd w:val="clear" w:color="auto" w:fill="FFFFFF"/>
            <w:tcMar>
              <w:top w:w="0" w:type="dxa"/>
              <w:left w:w="0" w:type="dxa"/>
              <w:bottom w:w="0" w:type="dxa"/>
              <w:right w:w="0" w:type="dxa"/>
            </w:tcMar>
            <w:vAlign w:val="center"/>
            <w:tcPrChange w:id="523"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7B557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shd w:val="clear" w:color="auto" w:fill="FFFFFF"/>
            <w:tcMar>
              <w:top w:w="0" w:type="dxa"/>
              <w:left w:w="0" w:type="dxa"/>
              <w:bottom w:w="0" w:type="dxa"/>
              <w:right w:w="0" w:type="dxa"/>
            </w:tcMar>
            <w:vAlign w:val="center"/>
            <w:tcPrChange w:id="524"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896B6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25"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EA0D5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3099.14</w:t>
            </w:r>
          </w:p>
        </w:tc>
        <w:tc>
          <w:tcPr>
            <w:tcW w:w="1080" w:type="dxa"/>
            <w:shd w:val="clear" w:color="auto" w:fill="FFFFFF"/>
            <w:tcMar>
              <w:top w:w="0" w:type="dxa"/>
              <w:left w:w="0" w:type="dxa"/>
              <w:bottom w:w="0" w:type="dxa"/>
              <w:right w:w="0" w:type="dxa"/>
            </w:tcMar>
            <w:vAlign w:val="center"/>
            <w:tcPrChange w:id="526"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0F4C1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5364.68</w:t>
            </w:r>
          </w:p>
        </w:tc>
      </w:tr>
      <w:tr w:rsidR="00AD7462" w14:paraId="6AD46E77" w14:textId="77777777" w:rsidTr="00692CEF">
        <w:trPr>
          <w:jc w:val="center"/>
          <w:trPrChange w:id="527" w:author="Author">
            <w:trPr>
              <w:jc w:val="center"/>
            </w:trPr>
          </w:trPrChange>
        </w:trPr>
        <w:tc>
          <w:tcPr>
            <w:tcW w:w="1080" w:type="dxa"/>
            <w:shd w:val="clear" w:color="auto" w:fill="FFFFFF"/>
            <w:tcMar>
              <w:top w:w="0" w:type="dxa"/>
              <w:left w:w="0" w:type="dxa"/>
              <w:bottom w:w="0" w:type="dxa"/>
              <w:right w:w="0" w:type="dxa"/>
            </w:tcMar>
            <w:vAlign w:val="center"/>
            <w:tcPrChange w:id="52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97FBF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Times New Roman" w:eastAsia="Helvetica" w:hAnsi="Helvetica" w:cs="Helvetica"/>
                <w:color w:val="000000"/>
                <w:sz w:val="20"/>
                <w:szCs w:val="20"/>
              </w:rPr>
              <w:t>age.start</w:t>
            </w:r>
            <w:proofErr w:type="spellEnd"/>
            <w:proofErr w:type="gramEnd"/>
          </w:p>
        </w:tc>
        <w:tc>
          <w:tcPr>
            <w:tcW w:w="1080" w:type="dxa"/>
            <w:shd w:val="clear" w:color="auto" w:fill="FFFFFF"/>
            <w:tcMar>
              <w:top w:w="0" w:type="dxa"/>
              <w:left w:w="0" w:type="dxa"/>
              <w:bottom w:w="0" w:type="dxa"/>
              <w:right w:w="0" w:type="dxa"/>
            </w:tcMar>
            <w:vAlign w:val="center"/>
            <w:tcPrChange w:id="52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AA1F0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Change w:id="53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742EE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Change w:id="53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37F69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Change w:id="53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FC9C5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53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0644A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3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851B2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7524.39</w:t>
            </w:r>
          </w:p>
        </w:tc>
        <w:tc>
          <w:tcPr>
            <w:tcW w:w="1080" w:type="dxa"/>
            <w:shd w:val="clear" w:color="auto" w:fill="FFFFFF"/>
            <w:tcMar>
              <w:top w:w="0" w:type="dxa"/>
              <w:left w:w="0" w:type="dxa"/>
              <w:bottom w:w="0" w:type="dxa"/>
              <w:right w:w="0" w:type="dxa"/>
            </w:tcMar>
            <w:vAlign w:val="center"/>
            <w:tcPrChange w:id="53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6F887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6689.19</w:t>
            </w:r>
          </w:p>
        </w:tc>
      </w:tr>
      <w:tr w:rsidR="00AD7462" w14:paraId="37839C8D" w14:textId="77777777" w:rsidTr="00692CEF">
        <w:trPr>
          <w:jc w:val="center"/>
          <w:trPrChange w:id="536" w:author="Author">
            <w:trPr>
              <w:jc w:val="center"/>
            </w:trPr>
          </w:trPrChange>
        </w:trPr>
        <w:tc>
          <w:tcPr>
            <w:tcW w:w="1080" w:type="dxa"/>
            <w:shd w:val="clear" w:color="auto" w:fill="FFFFFF"/>
            <w:tcMar>
              <w:top w:w="0" w:type="dxa"/>
              <w:left w:w="0" w:type="dxa"/>
              <w:bottom w:w="0" w:type="dxa"/>
              <w:right w:w="0" w:type="dxa"/>
            </w:tcMar>
            <w:vAlign w:val="center"/>
            <w:tcPrChange w:id="53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9EAE8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trial_reversal</w:t>
            </w:r>
            <w:proofErr w:type="spellEnd"/>
          </w:p>
        </w:tc>
        <w:tc>
          <w:tcPr>
            <w:tcW w:w="1080" w:type="dxa"/>
            <w:shd w:val="clear" w:color="auto" w:fill="FFFFFF"/>
            <w:tcMar>
              <w:top w:w="0" w:type="dxa"/>
              <w:left w:w="0" w:type="dxa"/>
              <w:bottom w:w="0" w:type="dxa"/>
              <w:right w:w="0" w:type="dxa"/>
            </w:tcMar>
            <w:vAlign w:val="center"/>
            <w:tcPrChange w:id="53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99A4F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shd w:val="clear" w:color="auto" w:fill="FFFFFF"/>
            <w:tcMar>
              <w:top w:w="0" w:type="dxa"/>
              <w:left w:w="0" w:type="dxa"/>
              <w:bottom w:w="0" w:type="dxa"/>
              <w:right w:w="0" w:type="dxa"/>
            </w:tcMar>
            <w:vAlign w:val="center"/>
            <w:tcPrChange w:id="53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5B702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54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EB484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54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400AF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shd w:val="clear" w:color="auto" w:fill="FFFFFF"/>
            <w:tcMar>
              <w:top w:w="0" w:type="dxa"/>
              <w:left w:w="0" w:type="dxa"/>
              <w:bottom w:w="0" w:type="dxa"/>
              <w:right w:w="0" w:type="dxa"/>
            </w:tcMar>
            <w:vAlign w:val="center"/>
            <w:tcPrChange w:id="54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F2148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4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0A549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3033.03</w:t>
            </w:r>
          </w:p>
        </w:tc>
        <w:tc>
          <w:tcPr>
            <w:tcW w:w="1080" w:type="dxa"/>
            <w:shd w:val="clear" w:color="auto" w:fill="FFFFFF"/>
            <w:tcMar>
              <w:top w:w="0" w:type="dxa"/>
              <w:left w:w="0" w:type="dxa"/>
              <w:bottom w:w="0" w:type="dxa"/>
              <w:right w:w="0" w:type="dxa"/>
            </w:tcMar>
            <w:vAlign w:val="center"/>
            <w:tcPrChange w:id="54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5CCF2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5261.65</w:t>
            </w:r>
          </w:p>
        </w:tc>
      </w:tr>
      <w:tr w:rsidR="00AD7462" w14:paraId="30D2F6EF" w14:textId="77777777" w:rsidTr="00692CEF">
        <w:trPr>
          <w:jc w:val="center"/>
          <w:trPrChange w:id="545" w:author="Author">
            <w:trPr>
              <w:jc w:val="center"/>
            </w:trPr>
          </w:trPrChange>
        </w:trPr>
        <w:tc>
          <w:tcPr>
            <w:tcW w:w="1080" w:type="dxa"/>
            <w:shd w:val="clear" w:color="auto" w:fill="FFFFFF"/>
            <w:tcMar>
              <w:top w:w="0" w:type="dxa"/>
              <w:left w:w="0" w:type="dxa"/>
              <w:bottom w:w="0" w:type="dxa"/>
              <w:right w:w="0" w:type="dxa"/>
            </w:tcMar>
            <w:vAlign w:val="center"/>
            <w:tcPrChange w:id="54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19AC7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cortControl</w:t>
            </w:r>
            <w:proofErr w:type="spellEnd"/>
          </w:p>
        </w:tc>
        <w:tc>
          <w:tcPr>
            <w:tcW w:w="1080" w:type="dxa"/>
            <w:shd w:val="clear" w:color="auto" w:fill="FFFFFF"/>
            <w:tcMar>
              <w:top w:w="0" w:type="dxa"/>
              <w:left w:w="0" w:type="dxa"/>
              <w:bottom w:w="0" w:type="dxa"/>
              <w:right w:w="0" w:type="dxa"/>
            </w:tcMar>
            <w:vAlign w:val="center"/>
            <w:tcPrChange w:id="54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F9D92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shd w:val="clear" w:color="auto" w:fill="FFFFFF"/>
            <w:tcMar>
              <w:top w:w="0" w:type="dxa"/>
              <w:left w:w="0" w:type="dxa"/>
              <w:bottom w:w="0" w:type="dxa"/>
              <w:right w:w="0" w:type="dxa"/>
            </w:tcMar>
            <w:vAlign w:val="center"/>
            <w:tcPrChange w:id="54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0D509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shd w:val="clear" w:color="auto" w:fill="FFFFFF"/>
            <w:tcMar>
              <w:top w:w="0" w:type="dxa"/>
              <w:left w:w="0" w:type="dxa"/>
              <w:bottom w:w="0" w:type="dxa"/>
              <w:right w:w="0" w:type="dxa"/>
            </w:tcMar>
            <w:vAlign w:val="center"/>
            <w:tcPrChange w:id="54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D88D8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-0.99</w:t>
            </w:r>
          </w:p>
        </w:tc>
        <w:tc>
          <w:tcPr>
            <w:tcW w:w="1080" w:type="dxa"/>
            <w:shd w:val="clear" w:color="auto" w:fill="FFFFFF"/>
            <w:tcMar>
              <w:top w:w="0" w:type="dxa"/>
              <w:left w:w="0" w:type="dxa"/>
              <w:bottom w:w="0" w:type="dxa"/>
              <w:right w:w="0" w:type="dxa"/>
            </w:tcMar>
            <w:vAlign w:val="center"/>
            <w:tcPrChange w:id="55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B9B55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0.30</w:t>
            </w:r>
          </w:p>
        </w:tc>
        <w:tc>
          <w:tcPr>
            <w:tcW w:w="1080" w:type="dxa"/>
            <w:shd w:val="clear" w:color="auto" w:fill="FFFFFF"/>
            <w:tcMar>
              <w:top w:w="0" w:type="dxa"/>
              <w:left w:w="0" w:type="dxa"/>
              <w:bottom w:w="0" w:type="dxa"/>
              <w:right w:w="0" w:type="dxa"/>
            </w:tcMar>
            <w:vAlign w:val="center"/>
            <w:tcPrChange w:id="55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6E301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5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3763E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2845.28</w:t>
            </w:r>
          </w:p>
        </w:tc>
        <w:tc>
          <w:tcPr>
            <w:tcW w:w="1080" w:type="dxa"/>
            <w:shd w:val="clear" w:color="auto" w:fill="FFFFFF"/>
            <w:tcMar>
              <w:top w:w="0" w:type="dxa"/>
              <w:left w:w="0" w:type="dxa"/>
              <w:bottom w:w="0" w:type="dxa"/>
              <w:right w:w="0" w:type="dxa"/>
            </w:tcMar>
            <w:vAlign w:val="center"/>
            <w:tcPrChange w:id="55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01742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4978.49</w:t>
            </w:r>
          </w:p>
        </w:tc>
      </w:tr>
      <w:tr w:rsidR="00AD7462" w14:paraId="784FD2A1" w14:textId="77777777" w:rsidTr="00692CEF">
        <w:trPr>
          <w:jc w:val="center"/>
          <w:trPrChange w:id="554" w:author="Author">
            <w:trPr>
              <w:jc w:val="center"/>
            </w:trPr>
          </w:trPrChange>
        </w:trPr>
        <w:tc>
          <w:tcPr>
            <w:tcW w:w="1080" w:type="dxa"/>
            <w:shd w:val="clear" w:color="auto" w:fill="FFFFFF"/>
            <w:tcMar>
              <w:top w:w="0" w:type="dxa"/>
              <w:left w:w="0" w:type="dxa"/>
              <w:bottom w:w="0" w:type="dxa"/>
              <w:right w:w="0" w:type="dxa"/>
            </w:tcMar>
            <w:vAlign w:val="center"/>
            <w:tcPrChange w:id="55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57E9C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tempHot</w:t>
            </w:r>
            <w:proofErr w:type="spellEnd"/>
          </w:p>
        </w:tc>
        <w:tc>
          <w:tcPr>
            <w:tcW w:w="1080" w:type="dxa"/>
            <w:shd w:val="clear" w:color="auto" w:fill="FFFFFF"/>
            <w:tcMar>
              <w:top w:w="0" w:type="dxa"/>
              <w:left w:w="0" w:type="dxa"/>
              <w:bottom w:w="0" w:type="dxa"/>
              <w:right w:w="0" w:type="dxa"/>
            </w:tcMar>
            <w:vAlign w:val="center"/>
            <w:tcPrChange w:id="55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B0E8B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-0.69</w:t>
            </w:r>
          </w:p>
        </w:tc>
        <w:tc>
          <w:tcPr>
            <w:tcW w:w="1080" w:type="dxa"/>
            <w:shd w:val="clear" w:color="auto" w:fill="FFFFFF"/>
            <w:tcMar>
              <w:top w:w="0" w:type="dxa"/>
              <w:left w:w="0" w:type="dxa"/>
              <w:bottom w:w="0" w:type="dxa"/>
              <w:right w:w="0" w:type="dxa"/>
            </w:tcMar>
            <w:vAlign w:val="center"/>
            <w:tcPrChange w:id="55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DC716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shd w:val="clear" w:color="auto" w:fill="FFFFFF"/>
            <w:tcMar>
              <w:top w:w="0" w:type="dxa"/>
              <w:left w:w="0" w:type="dxa"/>
              <w:bottom w:w="0" w:type="dxa"/>
              <w:right w:w="0" w:type="dxa"/>
            </w:tcMar>
            <w:vAlign w:val="center"/>
            <w:tcPrChange w:id="55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F7236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shd w:val="clear" w:color="auto" w:fill="FFFFFF"/>
            <w:tcMar>
              <w:top w:w="0" w:type="dxa"/>
              <w:left w:w="0" w:type="dxa"/>
              <w:bottom w:w="0" w:type="dxa"/>
              <w:right w:w="0" w:type="dxa"/>
            </w:tcMar>
            <w:vAlign w:val="center"/>
            <w:tcPrChange w:id="55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152B7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Change w:id="56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3124E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6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62C13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2868.81</w:t>
            </w:r>
          </w:p>
        </w:tc>
        <w:tc>
          <w:tcPr>
            <w:tcW w:w="1080" w:type="dxa"/>
            <w:shd w:val="clear" w:color="auto" w:fill="FFFFFF"/>
            <w:tcMar>
              <w:top w:w="0" w:type="dxa"/>
              <w:left w:w="0" w:type="dxa"/>
              <w:bottom w:w="0" w:type="dxa"/>
              <w:right w:w="0" w:type="dxa"/>
            </w:tcMar>
            <w:vAlign w:val="center"/>
            <w:tcPrChange w:id="56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9B0D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4595.09</w:t>
            </w:r>
          </w:p>
        </w:tc>
      </w:tr>
      <w:tr w:rsidR="00AD7462" w14:paraId="379DACB5" w14:textId="77777777" w:rsidTr="00692CEF">
        <w:trPr>
          <w:jc w:val="center"/>
          <w:trPrChange w:id="563" w:author="Author">
            <w:trPr>
              <w:jc w:val="center"/>
            </w:trPr>
          </w:trPrChange>
        </w:trPr>
        <w:tc>
          <w:tcPr>
            <w:tcW w:w="1080" w:type="dxa"/>
            <w:shd w:val="clear" w:color="auto" w:fill="FFFFFF"/>
            <w:tcMar>
              <w:top w:w="0" w:type="dxa"/>
              <w:left w:w="0" w:type="dxa"/>
              <w:bottom w:w="0" w:type="dxa"/>
              <w:right w:w="0" w:type="dxa"/>
            </w:tcMar>
            <w:vAlign w:val="center"/>
            <w:tcPrChange w:id="56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506BD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spellEnd"/>
            <w:proofErr w:type="gramEnd"/>
          </w:p>
        </w:tc>
        <w:tc>
          <w:tcPr>
            <w:tcW w:w="1080" w:type="dxa"/>
            <w:shd w:val="clear" w:color="auto" w:fill="FFFFFF"/>
            <w:tcMar>
              <w:top w:w="0" w:type="dxa"/>
              <w:left w:w="0" w:type="dxa"/>
              <w:bottom w:w="0" w:type="dxa"/>
              <w:right w:w="0" w:type="dxa"/>
            </w:tcMar>
            <w:vAlign w:val="center"/>
            <w:tcPrChange w:id="56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44F8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56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EC333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56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54C1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Change w:id="56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F53EB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Change w:id="56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74A27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7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8985D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2939.03</w:t>
            </w:r>
          </w:p>
        </w:tc>
        <w:tc>
          <w:tcPr>
            <w:tcW w:w="1080" w:type="dxa"/>
            <w:shd w:val="clear" w:color="auto" w:fill="FFFFFF"/>
            <w:tcMar>
              <w:top w:w="0" w:type="dxa"/>
              <w:left w:w="0" w:type="dxa"/>
              <w:bottom w:w="0" w:type="dxa"/>
              <w:right w:w="0" w:type="dxa"/>
            </w:tcMar>
            <w:vAlign w:val="center"/>
            <w:tcPrChange w:id="57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E0AEC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4497.28</w:t>
            </w:r>
          </w:p>
        </w:tc>
      </w:tr>
      <w:tr w:rsidR="00AD7462" w14:paraId="18437050" w14:textId="77777777" w:rsidTr="00692CEF">
        <w:trPr>
          <w:jc w:val="center"/>
          <w:trPrChange w:id="572" w:author="Author">
            <w:trPr>
              <w:jc w:val="center"/>
            </w:trPr>
          </w:trPrChange>
        </w:trPr>
        <w:tc>
          <w:tcPr>
            <w:tcW w:w="1080" w:type="dxa"/>
            <w:shd w:val="clear" w:color="auto" w:fill="FFFFFF"/>
            <w:tcMar>
              <w:top w:w="0" w:type="dxa"/>
              <w:left w:w="0" w:type="dxa"/>
              <w:bottom w:w="0" w:type="dxa"/>
              <w:right w:w="0" w:type="dxa"/>
            </w:tcMar>
            <w:vAlign w:val="center"/>
            <w:tcPrChange w:id="57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F7803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spellEnd"/>
            <w:proofErr w:type="gramEnd"/>
          </w:p>
        </w:tc>
        <w:tc>
          <w:tcPr>
            <w:tcW w:w="1080" w:type="dxa"/>
            <w:shd w:val="clear" w:color="auto" w:fill="FFFFFF"/>
            <w:tcMar>
              <w:top w:w="0" w:type="dxa"/>
              <w:left w:w="0" w:type="dxa"/>
              <w:bottom w:w="0" w:type="dxa"/>
              <w:right w:w="0" w:type="dxa"/>
            </w:tcMar>
            <w:vAlign w:val="center"/>
            <w:tcPrChange w:id="57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FF478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57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67D5B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57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7DC45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57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E2EE3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shd w:val="clear" w:color="auto" w:fill="FFFFFF"/>
            <w:tcMar>
              <w:top w:w="0" w:type="dxa"/>
              <w:left w:w="0" w:type="dxa"/>
              <w:bottom w:w="0" w:type="dxa"/>
              <w:right w:w="0" w:type="dxa"/>
            </w:tcMar>
            <w:vAlign w:val="center"/>
            <w:tcPrChange w:id="57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D88F7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7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039A0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2759.31</w:t>
            </w:r>
          </w:p>
        </w:tc>
        <w:tc>
          <w:tcPr>
            <w:tcW w:w="1080" w:type="dxa"/>
            <w:shd w:val="clear" w:color="auto" w:fill="FFFFFF"/>
            <w:tcMar>
              <w:top w:w="0" w:type="dxa"/>
              <w:left w:w="0" w:type="dxa"/>
              <w:bottom w:w="0" w:type="dxa"/>
              <w:right w:w="0" w:type="dxa"/>
            </w:tcMar>
            <w:vAlign w:val="center"/>
            <w:tcPrChange w:id="58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38A5F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4331.14</w:t>
            </w:r>
          </w:p>
        </w:tc>
      </w:tr>
      <w:tr w:rsidR="00AD7462" w14:paraId="5B4F09F1" w14:textId="77777777" w:rsidTr="00692CEF">
        <w:trPr>
          <w:jc w:val="center"/>
          <w:trPrChange w:id="581" w:author="Author">
            <w:trPr>
              <w:jc w:val="center"/>
            </w:trPr>
          </w:trPrChange>
        </w:trPr>
        <w:tc>
          <w:tcPr>
            <w:tcW w:w="1080" w:type="dxa"/>
            <w:shd w:val="clear" w:color="auto" w:fill="FFFFFF"/>
            <w:tcMar>
              <w:top w:w="0" w:type="dxa"/>
              <w:left w:w="0" w:type="dxa"/>
              <w:bottom w:w="0" w:type="dxa"/>
              <w:right w:w="0" w:type="dxa"/>
            </w:tcMar>
            <w:vAlign w:val="center"/>
            <w:tcPrChange w:id="58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386B6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Times New Roman" w:eastAsia="Helvetica" w:hAnsi="Helvetica" w:cs="Helvetica"/>
                <w:color w:val="000000"/>
                <w:sz w:val="20"/>
                <w:szCs w:val="20"/>
              </w:rPr>
              <w:t>cortControl:tempHot</w:t>
            </w:r>
            <w:proofErr w:type="spellEnd"/>
            <w:proofErr w:type="gramEnd"/>
          </w:p>
        </w:tc>
        <w:tc>
          <w:tcPr>
            <w:tcW w:w="1080" w:type="dxa"/>
            <w:shd w:val="clear" w:color="auto" w:fill="FFFFFF"/>
            <w:tcMar>
              <w:top w:w="0" w:type="dxa"/>
              <w:left w:w="0" w:type="dxa"/>
              <w:bottom w:w="0" w:type="dxa"/>
              <w:right w:w="0" w:type="dxa"/>
            </w:tcMar>
            <w:vAlign w:val="center"/>
            <w:tcPrChange w:id="58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7D3B6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shd w:val="clear" w:color="auto" w:fill="FFFFFF"/>
            <w:tcMar>
              <w:top w:w="0" w:type="dxa"/>
              <w:left w:w="0" w:type="dxa"/>
              <w:bottom w:w="0" w:type="dxa"/>
              <w:right w:w="0" w:type="dxa"/>
            </w:tcMar>
            <w:vAlign w:val="center"/>
            <w:tcPrChange w:id="58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5D649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shd w:val="clear" w:color="auto" w:fill="FFFFFF"/>
            <w:tcMar>
              <w:top w:w="0" w:type="dxa"/>
              <w:left w:w="0" w:type="dxa"/>
              <w:bottom w:w="0" w:type="dxa"/>
              <w:right w:w="0" w:type="dxa"/>
            </w:tcMar>
            <w:vAlign w:val="center"/>
            <w:tcPrChange w:id="58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E8E43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shd w:val="clear" w:color="auto" w:fill="FFFFFF"/>
            <w:tcMar>
              <w:top w:w="0" w:type="dxa"/>
              <w:left w:w="0" w:type="dxa"/>
              <w:bottom w:w="0" w:type="dxa"/>
              <w:right w:w="0" w:type="dxa"/>
            </w:tcMar>
            <w:vAlign w:val="center"/>
            <w:tcPrChange w:id="58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874F3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1.56</w:t>
            </w:r>
          </w:p>
        </w:tc>
        <w:tc>
          <w:tcPr>
            <w:tcW w:w="1080" w:type="dxa"/>
            <w:shd w:val="clear" w:color="auto" w:fill="FFFFFF"/>
            <w:tcMar>
              <w:top w:w="0" w:type="dxa"/>
              <w:left w:w="0" w:type="dxa"/>
              <w:bottom w:w="0" w:type="dxa"/>
              <w:right w:w="0" w:type="dxa"/>
            </w:tcMar>
            <w:vAlign w:val="center"/>
            <w:tcPrChange w:id="58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F6F74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8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783F4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2786.33</w:t>
            </w:r>
          </w:p>
        </w:tc>
        <w:tc>
          <w:tcPr>
            <w:tcW w:w="1080" w:type="dxa"/>
            <w:shd w:val="clear" w:color="auto" w:fill="FFFFFF"/>
            <w:tcMar>
              <w:top w:w="0" w:type="dxa"/>
              <w:left w:w="0" w:type="dxa"/>
              <w:bottom w:w="0" w:type="dxa"/>
              <w:right w:w="0" w:type="dxa"/>
            </w:tcMar>
            <w:vAlign w:val="center"/>
            <w:tcPrChange w:id="58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201EE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4315.03</w:t>
            </w:r>
          </w:p>
        </w:tc>
      </w:tr>
      <w:tr w:rsidR="00AD7462" w14:paraId="2916C8D0" w14:textId="77777777" w:rsidTr="00692CEF">
        <w:trPr>
          <w:jc w:val="center"/>
          <w:trPrChange w:id="590" w:author="Author">
            <w:trPr>
              <w:jc w:val="center"/>
            </w:trPr>
          </w:trPrChange>
        </w:trPr>
        <w:tc>
          <w:tcPr>
            <w:tcW w:w="1080" w:type="dxa"/>
            <w:shd w:val="clear" w:color="auto" w:fill="FFFFFF"/>
            <w:tcMar>
              <w:top w:w="0" w:type="dxa"/>
              <w:left w:w="0" w:type="dxa"/>
              <w:bottom w:w="0" w:type="dxa"/>
              <w:right w:w="0" w:type="dxa"/>
            </w:tcMar>
            <w:vAlign w:val="center"/>
            <w:tcPrChange w:id="591"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23D43F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roofErr w:type="spellEnd"/>
          </w:p>
        </w:tc>
        <w:tc>
          <w:tcPr>
            <w:tcW w:w="1080" w:type="dxa"/>
            <w:shd w:val="clear" w:color="auto" w:fill="FFFFFF"/>
            <w:tcMar>
              <w:top w:w="0" w:type="dxa"/>
              <w:left w:w="0" w:type="dxa"/>
              <w:bottom w:w="0" w:type="dxa"/>
              <w:right w:w="0" w:type="dxa"/>
            </w:tcMar>
            <w:vAlign w:val="center"/>
            <w:tcPrChange w:id="592"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364ECF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shd w:val="clear" w:color="auto" w:fill="FFFFFF"/>
            <w:tcMar>
              <w:top w:w="0" w:type="dxa"/>
              <w:left w:w="0" w:type="dxa"/>
              <w:bottom w:w="0" w:type="dxa"/>
              <w:right w:w="0" w:type="dxa"/>
            </w:tcMar>
            <w:vAlign w:val="center"/>
            <w:tcPrChange w:id="593"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1E2925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594"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C15450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shd w:val="clear" w:color="auto" w:fill="FFFFFF"/>
            <w:tcMar>
              <w:top w:w="0" w:type="dxa"/>
              <w:left w:w="0" w:type="dxa"/>
              <w:bottom w:w="0" w:type="dxa"/>
              <w:right w:w="0" w:type="dxa"/>
            </w:tcMar>
            <w:vAlign w:val="center"/>
            <w:tcPrChange w:id="595"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7061A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Change w:id="596"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2042BF0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597"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BA812DD"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2849.12</w:t>
            </w:r>
          </w:p>
        </w:tc>
        <w:tc>
          <w:tcPr>
            <w:tcW w:w="1080" w:type="dxa"/>
            <w:shd w:val="clear" w:color="auto" w:fill="FFFFFF"/>
            <w:tcMar>
              <w:top w:w="0" w:type="dxa"/>
              <w:left w:w="0" w:type="dxa"/>
              <w:bottom w:w="0" w:type="dxa"/>
              <w:right w:w="0" w:type="dxa"/>
            </w:tcMar>
            <w:vAlign w:val="center"/>
            <w:tcPrChange w:id="598"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9E88A8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4135.58</w:t>
            </w:r>
          </w:p>
        </w:tc>
      </w:tr>
    </w:tbl>
    <w:p w14:paraId="6A22ABC0" w14:textId="77777777" w:rsidR="00AD7462" w:rsidRDefault="00AD7462" w:rsidP="003C22FF">
      <w:pPr>
        <w:pStyle w:val="BodyText"/>
      </w:pPr>
    </w:p>
    <w:p w14:paraId="4F23DCEF" w14:textId="77777777" w:rsidR="00AD7462" w:rsidRDefault="00AD7462" w:rsidP="003C22FF">
      <w:r>
        <w:br w:type="page"/>
      </w:r>
    </w:p>
    <w:p w14:paraId="2DDFA427" w14:textId="77777777" w:rsidR="00AD7462" w:rsidRDefault="00AD7462" w:rsidP="003C22FF">
      <w:pPr>
        <w:pStyle w:val="BodyText"/>
      </w:pPr>
      <w:r>
        <w:lastRenderedPageBreak/>
        <w:t xml:space="preserve">Table 5. Results for </w:t>
      </w:r>
      <w:r>
        <w:rPr>
          <w:i/>
          <w:iCs/>
        </w:rPr>
        <w:t xml:space="preserve">L. </w:t>
      </w:r>
      <w:proofErr w:type="spellStart"/>
      <w:r>
        <w:rPr>
          <w:i/>
          <w:iCs/>
        </w:rPr>
        <w:t>guichenoti</w:t>
      </w:r>
      <w:proofErr w:type="spellEnd"/>
      <w:r>
        <w:t xml:space="preserve"> when the model included the age:</w:t>
      </w:r>
    </w:p>
    <w:tbl>
      <w:tblPr>
        <w:tblW w:w="0" w:type="auto"/>
        <w:jc w:val="center"/>
        <w:tblLayout w:type="fixed"/>
        <w:tblLook w:val="0420" w:firstRow="1" w:lastRow="0" w:firstColumn="0" w:lastColumn="0" w:noHBand="0" w:noVBand="1"/>
        <w:tblPrChange w:id="599" w:author="Author">
          <w:tblPr>
            <w:tblW w:w="0" w:type="auto"/>
            <w:jc w:val="center"/>
            <w:tblLayout w:type="fixed"/>
            <w:tblLook w:val="0420" w:firstRow="1" w:lastRow="0" w:firstColumn="0" w:lastColumn="0" w:noHBand="0" w:noVBand="1"/>
          </w:tblPr>
        </w:tblPrChange>
      </w:tblPr>
      <w:tblGrid>
        <w:gridCol w:w="1080"/>
        <w:gridCol w:w="1080"/>
        <w:gridCol w:w="1080"/>
        <w:gridCol w:w="1080"/>
        <w:gridCol w:w="1080"/>
        <w:gridCol w:w="1080"/>
        <w:gridCol w:w="1080"/>
        <w:gridCol w:w="1080"/>
        <w:tblGridChange w:id="600">
          <w:tblGrid>
            <w:gridCol w:w="1080"/>
            <w:gridCol w:w="1080"/>
            <w:gridCol w:w="1080"/>
            <w:gridCol w:w="1080"/>
            <w:gridCol w:w="1080"/>
            <w:gridCol w:w="1080"/>
            <w:gridCol w:w="1080"/>
            <w:gridCol w:w="1080"/>
          </w:tblGrid>
        </w:tblGridChange>
      </w:tblGrid>
      <w:tr w:rsidR="00AD7462" w14:paraId="5A2E5B69" w14:textId="77777777" w:rsidTr="00692CEF">
        <w:trPr>
          <w:tblHeader/>
          <w:jc w:val="center"/>
          <w:trPrChange w:id="601" w:author="Author">
            <w:trPr>
              <w:tblHeader/>
              <w:jc w:val="center"/>
            </w:trPr>
          </w:trPrChange>
        </w:trPr>
        <w:tc>
          <w:tcPr>
            <w:tcW w:w="1080" w:type="dxa"/>
            <w:shd w:val="clear" w:color="auto" w:fill="FFFFFF"/>
            <w:tcMar>
              <w:top w:w="0" w:type="dxa"/>
              <w:left w:w="0" w:type="dxa"/>
              <w:bottom w:w="0" w:type="dxa"/>
              <w:right w:w="0" w:type="dxa"/>
            </w:tcMar>
            <w:vAlign w:val="center"/>
            <w:tcPrChange w:id="602"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7A9322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Predictors</w:t>
            </w:r>
          </w:p>
        </w:tc>
        <w:tc>
          <w:tcPr>
            <w:tcW w:w="1080" w:type="dxa"/>
            <w:shd w:val="clear" w:color="auto" w:fill="FFFFFF"/>
            <w:tcMar>
              <w:top w:w="0" w:type="dxa"/>
              <w:left w:w="0" w:type="dxa"/>
              <w:bottom w:w="0" w:type="dxa"/>
              <w:right w:w="0" w:type="dxa"/>
            </w:tcMar>
            <w:vAlign w:val="center"/>
            <w:tcPrChange w:id="603"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0F5CEA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shd w:val="clear" w:color="auto" w:fill="FFFFFF"/>
            <w:tcMar>
              <w:top w:w="0" w:type="dxa"/>
              <w:left w:w="0" w:type="dxa"/>
              <w:bottom w:w="0" w:type="dxa"/>
              <w:right w:w="0" w:type="dxa"/>
            </w:tcMar>
            <w:vAlign w:val="center"/>
            <w:tcPrChange w:id="604"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106617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Est.Error</w:t>
            </w:r>
            <w:proofErr w:type="spellEnd"/>
          </w:p>
        </w:tc>
        <w:tc>
          <w:tcPr>
            <w:tcW w:w="1080" w:type="dxa"/>
            <w:shd w:val="clear" w:color="auto" w:fill="FFFFFF"/>
            <w:tcMar>
              <w:top w:w="0" w:type="dxa"/>
              <w:left w:w="0" w:type="dxa"/>
              <w:bottom w:w="0" w:type="dxa"/>
              <w:right w:w="0" w:type="dxa"/>
            </w:tcMar>
            <w:vAlign w:val="center"/>
            <w:tcPrChange w:id="605"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CD703C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shd w:val="clear" w:color="auto" w:fill="FFFFFF"/>
            <w:tcMar>
              <w:top w:w="0" w:type="dxa"/>
              <w:left w:w="0" w:type="dxa"/>
              <w:bottom w:w="0" w:type="dxa"/>
              <w:right w:w="0" w:type="dxa"/>
            </w:tcMar>
            <w:vAlign w:val="center"/>
            <w:tcPrChange w:id="606"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FB8BD6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shd w:val="clear" w:color="auto" w:fill="FFFFFF"/>
            <w:tcMar>
              <w:top w:w="0" w:type="dxa"/>
              <w:left w:w="0" w:type="dxa"/>
              <w:bottom w:w="0" w:type="dxa"/>
              <w:right w:w="0" w:type="dxa"/>
            </w:tcMar>
            <w:vAlign w:val="center"/>
            <w:tcPrChange w:id="607"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D484AD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Rhat</w:t>
            </w:r>
            <w:proofErr w:type="spellEnd"/>
          </w:p>
        </w:tc>
        <w:tc>
          <w:tcPr>
            <w:tcW w:w="1080" w:type="dxa"/>
            <w:shd w:val="clear" w:color="auto" w:fill="FFFFFF"/>
            <w:tcMar>
              <w:top w:w="0" w:type="dxa"/>
              <w:left w:w="0" w:type="dxa"/>
              <w:bottom w:w="0" w:type="dxa"/>
              <w:right w:w="0" w:type="dxa"/>
            </w:tcMar>
            <w:vAlign w:val="center"/>
            <w:tcPrChange w:id="608"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96C6CE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Bulk_ESS</w:t>
            </w:r>
            <w:proofErr w:type="spellEnd"/>
          </w:p>
        </w:tc>
        <w:tc>
          <w:tcPr>
            <w:tcW w:w="1080" w:type="dxa"/>
            <w:shd w:val="clear" w:color="auto" w:fill="FFFFFF"/>
            <w:tcMar>
              <w:top w:w="0" w:type="dxa"/>
              <w:left w:w="0" w:type="dxa"/>
              <w:bottom w:w="0" w:type="dxa"/>
              <w:right w:w="0" w:type="dxa"/>
            </w:tcMar>
            <w:vAlign w:val="center"/>
            <w:tcPrChange w:id="609" w:author="Author">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F99CBD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Tail_ESS</w:t>
            </w:r>
            <w:proofErr w:type="spellEnd"/>
          </w:p>
        </w:tc>
      </w:tr>
      <w:tr w:rsidR="00AD7462" w14:paraId="571F1979" w14:textId="77777777" w:rsidTr="00692CEF">
        <w:trPr>
          <w:jc w:val="center"/>
          <w:trPrChange w:id="610" w:author="Author">
            <w:trPr>
              <w:jc w:val="center"/>
            </w:trPr>
          </w:trPrChange>
        </w:trPr>
        <w:tc>
          <w:tcPr>
            <w:tcW w:w="1080" w:type="dxa"/>
            <w:shd w:val="clear" w:color="auto" w:fill="FFFFFF"/>
            <w:tcMar>
              <w:top w:w="0" w:type="dxa"/>
              <w:left w:w="0" w:type="dxa"/>
              <w:bottom w:w="0" w:type="dxa"/>
              <w:right w:w="0" w:type="dxa"/>
            </w:tcMar>
            <w:vAlign w:val="center"/>
            <w:tcPrChange w:id="611"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75B69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shd w:val="clear" w:color="auto" w:fill="FFFFFF"/>
            <w:tcMar>
              <w:top w:w="0" w:type="dxa"/>
              <w:left w:w="0" w:type="dxa"/>
              <w:bottom w:w="0" w:type="dxa"/>
              <w:right w:w="0" w:type="dxa"/>
            </w:tcMar>
            <w:vAlign w:val="center"/>
            <w:tcPrChange w:id="612"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EAAA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shd w:val="clear" w:color="auto" w:fill="FFFFFF"/>
            <w:tcMar>
              <w:top w:w="0" w:type="dxa"/>
              <w:left w:w="0" w:type="dxa"/>
              <w:bottom w:w="0" w:type="dxa"/>
              <w:right w:w="0" w:type="dxa"/>
            </w:tcMar>
            <w:vAlign w:val="center"/>
            <w:tcPrChange w:id="613"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A8570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shd w:val="clear" w:color="auto" w:fill="FFFFFF"/>
            <w:tcMar>
              <w:top w:w="0" w:type="dxa"/>
              <w:left w:w="0" w:type="dxa"/>
              <w:bottom w:w="0" w:type="dxa"/>
              <w:right w:w="0" w:type="dxa"/>
            </w:tcMar>
            <w:vAlign w:val="center"/>
            <w:tcPrChange w:id="614"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1FF42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-1.59</w:t>
            </w:r>
          </w:p>
        </w:tc>
        <w:tc>
          <w:tcPr>
            <w:tcW w:w="1080" w:type="dxa"/>
            <w:shd w:val="clear" w:color="auto" w:fill="FFFFFF"/>
            <w:tcMar>
              <w:top w:w="0" w:type="dxa"/>
              <w:left w:w="0" w:type="dxa"/>
              <w:bottom w:w="0" w:type="dxa"/>
              <w:right w:w="0" w:type="dxa"/>
            </w:tcMar>
            <w:vAlign w:val="center"/>
            <w:tcPrChange w:id="615"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E7182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shd w:val="clear" w:color="auto" w:fill="FFFFFF"/>
            <w:tcMar>
              <w:top w:w="0" w:type="dxa"/>
              <w:left w:w="0" w:type="dxa"/>
              <w:bottom w:w="0" w:type="dxa"/>
              <w:right w:w="0" w:type="dxa"/>
            </w:tcMar>
            <w:vAlign w:val="center"/>
            <w:tcPrChange w:id="616"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962D5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17"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55492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4613.34</w:t>
            </w:r>
          </w:p>
        </w:tc>
        <w:tc>
          <w:tcPr>
            <w:tcW w:w="1080" w:type="dxa"/>
            <w:shd w:val="clear" w:color="auto" w:fill="FFFFFF"/>
            <w:tcMar>
              <w:top w:w="0" w:type="dxa"/>
              <w:left w:w="0" w:type="dxa"/>
              <w:bottom w:w="0" w:type="dxa"/>
              <w:right w:w="0" w:type="dxa"/>
            </w:tcMar>
            <w:vAlign w:val="center"/>
            <w:tcPrChange w:id="618" w:author="Author">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E4370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5435.92</w:t>
            </w:r>
          </w:p>
        </w:tc>
      </w:tr>
      <w:tr w:rsidR="00AD7462" w14:paraId="01216481" w14:textId="77777777" w:rsidTr="00692CEF">
        <w:trPr>
          <w:jc w:val="center"/>
          <w:trPrChange w:id="619" w:author="Author">
            <w:trPr>
              <w:jc w:val="center"/>
            </w:trPr>
          </w:trPrChange>
        </w:trPr>
        <w:tc>
          <w:tcPr>
            <w:tcW w:w="1080" w:type="dxa"/>
            <w:shd w:val="clear" w:color="auto" w:fill="FFFFFF"/>
            <w:tcMar>
              <w:top w:w="0" w:type="dxa"/>
              <w:left w:w="0" w:type="dxa"/>
              <w:bottom w:w="0" w:type="dxa"/>
              <w:right w:w="0" w:type="dxa"/>
            </w:tcMar>
            <w:vAlign w:val="center"/>
            <w:tcPrChange w:id="62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21175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Times New Roman" w:eastAsia="Helvetica" w:hAnsi="Helvetica" w:cs="Helvetica"/>
                <w:color w:val="000000"/>
                <w:sz w:val="20"/>
                <w:szCs w:val="20"/>
              </w:rPr>
              <w:t>age.start</w:t>
            </w:r>
            <w:proofErr w:type="spellEnd"/>
            <w:proofErr w:type="gramEnd"/>
          </w:p>
        </w:tc>
        <w:tc>
          <w:tcPr>
            <w:tcW w:w="1080" w:type="dxa"/>
            <w:shd w:val="clear" w:color="auto" w:fill="FFFFFF"/>
            <w:tcMar>
              <w:top w:w="0" w:type="dxa"/>
              <w:left w:w="0" w:type="dxa"/>
              <w:bottom w:w="0" w:type="dxa"/>
              <w:right w:w="0" w:type="dxa"/>
            </w:tcMar>
            <w:vAlign w:val="center"/>
            <w:tcPrChange w:id="62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88488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62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53558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62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05313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62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3E4A6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2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B9EE9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2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03237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7490.80</w:t>
            </w:r>
          </w:p>
        </w:tc>
        <w:tc>
          <w:tcPr>
            <w:tcW w:w="1080" w:type="dxa"/>
            <w:shd w:val="clear" w:color="auto" w:fill="FFFFFF"/>
            <w:tcMar>
              <w:top w:w="0" w:type="dxa"/>
              <w:left w:w="0" w:type="dxa"/>
              <w:bottom w:w="0" w:type="dxa"/>
              <w:right w:w="0" w:type="dxa"/>
            </w:tcMar>
            <w:vAlign w:val="center"/>
            <w:tcPrChange w:id="62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7596A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6179.03</w:t>
            </w:r>
          </w:p>
        </w:tc>
      </w:tr>
      <w:tr w:rsidR="00AD7462" w14:paraId="46250DC5" w14:textId="77777777" w:rsidTr="00692CEF">
        <w:trPr>
          <w:jc w:val="center"/>
          <w:trPrChange w:id="628" w:author="Author">
            <w:trPr>
              <w:jc w:val="center"/>
            </w:trPr>
          </w:trPrChange>
        </w:trPr>
        <w:tc>
          <w:tcPr>
            <w:tcW w:w="1080" w:type="dxa"/>
            <w:shd w:val="clear" w:color="auto" w:fill="FFFFFF"/>
            <w:tcMar>
              <w:top w:w="0" w:type="dxa"/>
              <w:left w:w="0" w:type="dxa"/>
              <w:bottom w:w="0" w:type="dxa"/>
              <w:right w:w="0" w:type="dxa"/>
            </w:tcMar>
            <w:vAlign w:val="center"/>
            <w:tcPrChange w:id="62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1968A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trial_reversal</w:t>
            </w:r>
            <w:proofErr w:type="spellEnd"/>
          </w:p>
        </w:tc>
        <w:tc>
          <w:tcPr>
            <w:tcW w:w="1080" w:type="dxa"/>
            <w:shd w:val="clear" w:color="auto" w:fill="FFFFFF"/>
            <w:tcMar>
              <w:top w:w="0" w:type="dxa"/>
              <w:left w:w="0" w:type="dxa"/>
              <w:bottom w:w="0" w:type="dxa"/>
              <w:right w:w="0" w:type="dxa"/>
            </w:tcMar>
            <w:vAlign w:val="center"/>
            <w:tcPrChange w:id="63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CFB21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Change w:id="63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EF29C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63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230EA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3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F55E6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shd w:val="clear" w:color="auto" w:fill="FFFFFF"/>
            <w:tcMar>
              <w:top w:w="0" w:type="dxa"/>
              <w:left w:w="0" w:type="dxa"/>
              <w:bottom w:w="0" w:type="dxa"/>
              <w:right w:w="0" w:type="dxa"/>
            </w:tcMar>
            <w:vAlign w:val="center"/>
            <w:tcPrChange w:id="63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33716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3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9364E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4170.12</w:t>
            </w:r>
          </w:p>
        </w:tc>
        <w:tc>
          <w:tcPr>
            <w:tcW w:w="1080" w:type="dxa"/>
            <w:shd w:val="clear" w:color="auto" w:fill="FFFFFF"/>
            <w:tcMar>
              <w:top w:w="0" w:type="dxa"/>
              <w:left w:w="0" w:type="dxa"/>
              <w:bottom w:w="0" w:type="dxa"/>
              <w:right w:w="0" w:type="dxa"/>
            </w:tcMar>
            <w:vAlign w:val="center"/>
            <w:tcPrChange w:id="63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92A08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4876.09</w:t>
            </w:r>
          </w:p>
        </w:tc>
      </w:tr>
      <w:tr w:rsidR="00AD7462" w14:paraId="28B666DD" w14:textId="77777777" w:rsidTr="00692CEF">
        <w:trPr>
          <w:jc w:val="center"/>
          <w:trPrChange w:id="637" w:author="Author">
            <w:trPr>
              <w:jc w:val="center"/>
            </w:trPr>
          </w:trPrChange>
        </w:trPr>
        <w:tc>
          <w:tcPr>
            <w:tcW w:w="1080" w:type="dxa"/>
            <w:shd w:val="clear" w:color="auto" w:fill="FFFFFF"/>
            <w:tcMar>
              <w:top w:w="0" w:type="dxa"/>
              <w:left w:w="0" w:type="dxa"/>
              <w:bottom w:w="0" w:type="dxa"/>
              <w:right w:w="0" w:type="dxa"/>
            </w:tcMar>
            <w:vAlign w:val="center"/>
            <w:tcPrChange w:id="63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8E174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cortControl</w:t>
            </w:r>
            <w:proofErr w:type="spellEnd"/>
          </w:p>
        </w:tc>
        <w:tc>
          <w:tcPr>
            <w:tcW w:w="1080" w:type="dxa"/>
            <w:shd w:val="clear" w:color="auto" w:fill="FFFFFF"/>
            <w:tcMar>
              <w:top w:w="0" w:type="dxa"/>
              <w:left w:w="0" w:type="dxa"/>
              <w:bottom w:w="0" w:type="dxa"/>
              <w:right w:w="0" w:type="dxa"/>
            </w:tcMar>
            <w:vAlign w:val="center"/>
            <w:tcPrChange w:id="63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20016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64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E24A2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shd w:val="clear" w:color="auto" w:fill="FFFFFF"/>
            <w:tcMar>
              <w:top w:w="0" w:type="dxa"/>
              <w:left w:w="0" w:type="dxa"/>
              <w:bottom w:w="0" w:type="dxa"/>
              <w:right w:w="0" w:type="dxa"/>
            </w:tcMar>
            <w:vAlign w:val="center"/>
            <w:tcPrChange w:id="64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44429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shd w:val="clear" w:color="auto" w:fill="FFFFFF"/>
            <w:tcMar>
              <w:top w:w="0" w:type="dxa"/>
              <w:left w:w="0" w:type="dxa"/>
              <w:bottom w:w="0" w:type="dxa"/>
              <w:right w:w="0" w:type="dxa"/>
            </w:tcMar>
            <w:vAlign w:val="center"/>
            <w:tcPrChange w:id="64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BB751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shd w:val="clear" w:color="auto" w:fill="FFFFFF"/>
            <w:tcMar>
              <w:top w:w="0" w:type="dxa"/>
              <w:left w:w="0" w:type="dxa"/>
              <w:bottom w:w="0" w:type="dxa"/>
              <w:right w:w="0" w:type="dxa"/>
            </w:tcMar>
            <w:vAlign w:val="center"/>
            <w:tcPrChange w:id="64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8701B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4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58A81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4008.70</w:t>
            </w:r>
          </w:p>
        </w:tc>
        <w:tc>
          <w:tcPr>
            <w:tcW w:w="1080" w:type="dxa"/>
            <w:shd w:val="clear" w:color="auto" w:fill="FFFFFF"/>
            <w:tcMar>
              <w:top w:w="0" w:type="dxa"/>
              <w:left w:w="0" w:type="dxa"/>
              <w:bottom w:w="0" w:type="dxa"/>
              <w:right w:w="0" w:type="dxa"/>
            </w:tcMar>
            <w:vAlign w:val="center"/>
            <w:tcPrChange w:id="64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3524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4602.77</w:t>
            </w:r>
          </w:p>
        </w:tc>
      </w:tr>
      <w:tr w:rsidR="00AD7462" w14:paraId="383A32F3" w14:textId="77777777" w:rsidTr="00692CEF">
        <w:trPr>
          <w:jc w:val="center"/>
          <w:trPrChange w:id="646" w:author="Author">
            <w:trPr>
              <w:jc w:val="center"/>
            </w:trPr>
          </w:trPrChange>
        </w:trPr>
        <w:tc>
          <w:tcPr>
            <w:tcW w:w="1080" w:type="dxa"/>
            <w:shd w:val="clear" w:color="auto" w:fill="FFFFFF"/>
            <w:tcMar>
              <w:top w:w="0" w:type="dxa"/>
              <w:left w:w="0" w:type="dxa"/>
              <w:bottom w:w="0" w:type="dxa"/>
              <w:right w:w="0" w:type="dxa"/>
            </w:tcMar>
            <w:vAlign w:val="center"/>
            <w:tcPrChange w:id="64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95045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tempHot</w:t>
            </w:r>
            <w:proofErr w:type="spellEnd"/>
          </w:p>
        </w:tc>
        <w:tc>
          <w:tcPr>
            <w:tcW w:w="1080" w:type="dxa"/>
            <w:shd w:val="clear" w:color="auto" w:fill="FFFFFF"/>
            <w:tcMar>
              <w:top w:w="0" w:type="dxa"/>
              <w:left w:w="0" w:type="dxa"/>
              <w:bottom w:w="0" w:type="dxa"/>
              <w:right w:w="0" w:type="dxa"/>
            </w:tcMar>
            <w:vAlign w:val="center"/>
            <w:tcPrChange w:id="64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D3E56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shd w:val="clear" w:color="auto" w:fill="FFFFFF"/>
            <w:tcMar>
              <w:top w:w="0" w:type="dxa"/>
              <w:left w:w="0" w:type="dxa"/>
              <w:bottom w:w="0" w:type="dxa"/>
              <w:right w:w="0" w:type="dxa"/>
            </w:tcMar>
            <w:vAlign w:val="center"/>
            <w:tcPrChange w:id="64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1486F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shd w:val="clear" w:color="auto" w:fill="FFFFFF"/>
            <w:tcMar>
              <w:top w:w="0" w:type="dxa"/>
              <w:left w:w="0" w:type="dxa"/>
              <w:bottom w:w="0" w:type="dxa"/>
              <w:right w:w="0" w:type="dxa"/>
            </w:tcMar>
            <w:vAlign w:val="center"/>
            <w:tcPrChange w:id="65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8BB1A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-1.19</w:t>
            </w:r>
          </w:p>
        </w:tc>
        <w:tc>
          <w:tcPr>
            <w:tcW w:w="1080" w:type="dxa"/>
            <w:shd w:val="clear" w:color="auto" w:fill="FFFFFF"/>
            <w:tcMar>
              <w:top w:w="0" w:type="dxa"/>
              <w:left w:w="0" w:type="dxa"/>
              <w:bottom w:w="0" w:type="dxa"/>
              <w:right w:w="0" w:type="dxa"/>
            </w:tcMar>
            <w:vAlign w:val="center"/>
            <w:tcPrChange w:id="65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2B961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shd w:val="clear" w:color="auto" w:fill="FFFFFF"/>
            <w:tcMar>
              <w:top w:w="0" w:type="dxa"/>
              <w:left w:w="0" w:type="dxa"/>
              <w:bottom w:w="0" w:type="dxa"/>
              <w:right w:w="0" w:type="dxa"/>
            </w:tcMar>
            <w:vAlign w:val="center"/>
            <w:tcPrChange w:id="65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2A715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5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4BB15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4124.09</w:t>
            </w:r>
          </w:p>
        </w:tc>
        <w:tc>
          <w:tcPr>
            <w:tcW w:w="1080" w:type="dxa"/>
            <w:shd w:val="clear" w:color="auto" w:fill="FFFFFF"/>
            <w:tcMar>
              <w:top w:w="0" w:type="dxa"/>
              <w:left w:w="0" w:type="dxa"/>
              <w:bottom w:w="0" w:type="dxa"/>
              <w:right w:w="0" w:type="dxa"/>
            </w:tcMar>
            <w:vAlign w:val="center"/>
            <w:tcPrChange w:id="65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DE0A3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4611.95</w:t>
            </w:r>
          </w:p>
        </w:tc>
      </w:tr>
      <w:tr w:rsidR="00AD7462" w14:paraId="7B300879" w14:textId="77777777" w:rsidTr="00692CEF">
        <w:trPr>
          <w:jc w:val="center"/>
          <w:trPrChange w:id="655" w:author="Author">
            <w:trPr>
              <w:jc w:val="center"/>
            </w:trPr>
          </w:trPrChange>
        </w:trPr>
        <w:tc>
          <w:tcPr>
            <w:tcW w:w="1080" w:type="dxa"/>
            <w:shd w:val="clear" w:color="auto" w:fill="FFFFFF"/>
            <w:tcMar>
              <w:top w:w="0" w:type="dxa"/>
              <w:left w:w="0" w:type="dxa"/>
              <w:bottom w:w="0" w:type="dxa"/>
              <w:right w:w="0" w:type="dxa"/>
            </w:tcMar>
            <w:vAlign w:val="center"/>
            <w:tcPrChange w:id="65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C167C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spellEnd"/>
            <w:proofErr w:type="gramEnd"/>
          </w:p>
        </w:tc>
        <w:tc>
          <w:tcPr>
            <w:tcW w:w="1080" w:type="dxa"/>
            <w:shd w:val="clear" w:color="auto" w:fill="FFFFFF"/>
            <w:tcMar>
              <w:top w:w="0" w:type="dxa"/>
              <w:left w:w="0" w:type="dxa"/>
              <w:bottom w:w="0" w:type="dxa"/>
              <w:right w:w="0" w:type="dxa"/>
            </w:tcMar>
            <w:vAlign w:val="center"/>
            <w:tcPrChange w:id="65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B5F19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Change w:id="65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00FFB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5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5F30F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6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E5C4D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Change w:id="66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CB7BB"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6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E15C0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3933.61</w:t>
            </w:r>
          </w:p>
        </w:tc>
        <w:tc>
          <w:tcPr>
            <w:tcW w:w="1080" w:type="dxa"/>
            <w:shd w:val="clear" w:color="auto" w:fill="FFFFFF"/>
            <w:tcMar>
              <w:top w:w="0" w:type="dxa"/>
              <w:left w:w="0" w:type="dxa"/>
              <w:bottom w:w="0" w:type="dxa"/>
              <w:right w:w="0" w:type="dxa"/>
            </w:tcMar>
            <w:vAlign w:val="center"/>
            <w:tcPrChange w:id="663"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950D6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4885.22</w:t>
            </w:r>
          </w:p>
        </w:tc>
      </w:tr>
      <w:tr w:rsidR="00AD7462" w14:paraId="38A7374F" w14:textId="77777777" w:rsidTr="00692CEF">
        <w:trPr>
          <w:jc w:val="center"/>
          <w:trPrChange w:id="664" w:author="Author">
            <w:trPr>
              <w:jc w:val="center"/>
            </w:trPr>
          </w:trPrChange>
        </w:trPr>
        <w:tc>
          <w:tcPr>
            <w:tcW w:w="1080" w:type="dxa"/>
            <w:shd w:val="clear" w:color="auto" w:fill="FFFFFF"/>
            <w:tcMar>
              <w:top w:w="0" w:type="dxa"/>
              <w:left w:w="0" w:type="dxa"/>
              <w:bottom w:w="0" w:type="dxa"/>
              <w:right w:w="0" w:type="dxa"/>
            </w:tcMar>
            <w:vAlign w:val="center"/>
            <w:tcPrChange w:id="66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C204E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spellEnd"/>
            <w:proofErr w:type="gramEnd"/>
          </w:p>
        </w:tc>
        <w:tc>
          <w:tcPr>
            <w:tcW w:w="1080" w:type="dxa"/>
            <w:shd w:val="clear" w:color="auto" w:fill="FFFFFF"/>
            <w:tcMar>
              <w:top w:w="0" w:type="dxa"/>
              <w:left w:w="0" w:type="dxa"/>
              <w:bottom w:w="0" w:type="dxa"/>
              <w:right w:w="0" w:type="dxa"/>
            </w:tcMar>
            <w:vAlign w:val="center"/>
            <w:tcPrChange w:id="66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4361B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6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07B7AA"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6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1DD1F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6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0CEF6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Change w:id="67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A5515"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7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AEE5B7"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4123.86</w:t>
            </w:r>
          </w:p>
        </w:tc>
        <w:tc>
          <w:tcPr>
            <w:tcW w:w="1080" w:type="dxa"/>
            <w:shd w:val="clear" w:color="auto" w:fill="FFFFFF"/>
            <w:tcMar>
              <w:top w:w="0" w:type="dxa"/>
              <w:left w:w="0" w:type="dxa"/>
              <w:bottom w:w="0" w:type="dxa"/>
              <w:right w:w="0" w:type="dxa"/>
            </w:tcMar>
            <w:vAlign w:val="center"/>
            <w:tcPrChange w:id="672"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AF644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4555.44</w:t>
            </w:r>
          </w:p>
        </w:tc>
      </w:tr>
      <w:tr w:rsidR="00AD7462" w14:paraId="183DFE30" w14:textId="77777777" w:rsidTr="00692CEF">
        <w:trPr>
          <w:jc w:val="center"/>
          <w:trPrChange w:id="673" w:author="Author">
            <w:trPr>
              <w:jc w:val="center"/>
            </w:trPr>
          </w:trPrChange>
        </w:trPr>
        <w:tc>
          <w:tcPr>
            <w:tcW w:w="1080" w:type="dxa"/>
            <w:shd w:val="clear" w:color="auto" w:fill="FFFFFF"/>
            <w:tcMar>
              <w:top w:w="0" w:type="dxa"/>
              <w:left w:w="0" w:type="dxa"/>
              <w:bottom w:w="0" w:type="dxa"/>
              <w:right w:w="0" w:type="dxa"/>
            </w:tcMar>
            <w:vAlign w:val="center"/>
            <w:tcPrChange w:id="674"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01B60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Times New Roman" w:eastAsia="Helvetica" w:hAnsi="Helvetica" w:cs="Helvetica"/>
                <w:color w:val="000000"/>
                <w:sz w:val="20"/>
                <w:szCs w:val="20"/>
              </w:rPr>
              <w:t>cortControl:tempHot</w:t>
            </w:r>
            <w:proofErr w:type="spellEnd"/>
            <w:proofErr w:type="gramEnd"/>
          </w:p>
        </w:tc>
        <w:tc>
          <w:tcPr>
            <w:tcW w:w="1080" w:type="dxa"/>
            <w:shd w:val="clear" w:color="auto" w:fill="FFFFFF"/>
            <w:tcMar>
              <w:top w:w="0" w:type="dxa"/>
              <w:left w:w="0" w:type="dxa"/>
              <w:bottom w:w="0" w:type="dxa"/>
              <w:right w:w="0" w:type="dxa"/>
            </w:tcMar>
            <w:vAlign w:val="center"/>
            <w:tcPrChange w:id="675"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B10CB4"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0.35</w:t>
            </w:r>
          </w:p>
        </w:tc>
        <w:tc>
          <w:tcPr>
            <w:tcW w:w="1080" w:type="dxa"/>
            <w:shd w:val="clear" w:color="auto" w:fill="FFFFFF"/>
            <w:tcMar>
              <w:top w:w="0" w:type="dxa"/>
              <w:left w:w="0" w:type="dxa"/>
              <w:bottom w:w="0" w:type="dxa"/>
              <w:right w:w="0" w:type="dxa"/>
            </w:tcMar>
            <w:vAlign w:val="center"/>
            <w:tcPrChange w:id="676"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4106EC"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shd w:val="clear" w:color="auto" w:fill="FFFFFF"/>
            <w:tcMar>
              <w:top w:w="0" w:type="dxa"/>
              <w:left w:w="0" w:type="dxa"/>
              <w:bottom w:w="0" w:type="dxa"/>
              <w:right w:w="0" w:type="dxa"/>
            </w:tcMar>
            <w:vAlign w:val="center"/>
            <w:tcPrChange w:id="677"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B358A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shd w:val="clear" w:color="auto" w:fill="FFFFFF"/>
            <w:tcMar>
              <w:top w:w="0" w:type="dxa"/>
              <w:left w:w="0" w:type="dxa"/>
              <w:bottom w:w="0" w:type="dxa"/>
              <w:right w:w="0" w:type="dxa"/>
            </w:tcMar>
            <w:vAlign w:val="center"/>
            <w:tcPrChange w:id="678"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5E2052"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1.58</w:t>
            </w:r>
          </w:p>
        </w:tc>
        <w:tc>
          <w:tcPr>
            <w:tcW w:w="1080" w:type="dxa"/>
            <w:shd w:val="clear" w:color="auto" w:fill="FFFFFF"/>
            <w:tcMar>
              <w:top w:w="0" w:type="dxa"/>
              <w:left w:w="0" w:type="dxa"/>
              <w:bottom w:w="0" w:type="dxa"/>
              <w:right w:w="0" w:type="dxa"/>
            </w:tcMar>
            <w:vAlign w:val="center"/>
            <w:tcPrChange w:id="679"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0AAF18"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80"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EC2C9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3791.58</w:t>
            </w:r>
          </w:p>
        </w:tc>
        <w:tc>
          <w:tcPr>
            <w:tcW w:w="1080" w:type="dxa"/>
            <w:shd w:val="clear" w:color="auto" w:fill="FFFFFF"/>
            <w:tcMar>
              <w:top w:w="0" w:type="dxa"/>
              <w:left w:w="0" w:type="dxa"/>
              <w:bottom w:w="0" w:type="dxa"/>
              <w:right w:w="0" w:type="dxa"/>
            </w:tcMar>
            <w:vAlign w:val="center"/>
            <w:tcPrChange w:id="681" w:author="Author">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77AD3E"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4842.61</w:t>
            </w:r>
          </w:p>
        </w:tc>
      </w:tr>
      <w:tr w:rsidR="00AD7462" w14:paraId="7B05EC2F" w14:textId="77777777" w:rsidTr="00692CEF">
        <w:trPr>
          <w:jc w:val="center"/>
          <w:trPrChange w:id="682" w:author="Author">
            <w:trPr>
              <w:jc w:val="center"/>
            </w:trPr>
          </w:trPrChange>
        </w:trPr>
        <w:tc>
          <w:tcPr>
            <w:tcW w:w="1080" w:type="dxa"/>
            <w:shd w:val="clear" w:color="auto" w:fill="FFFFFF"/>
            <w:tcMar>
              <w:top w:w="0" w:type="dxa"/>
              <w:left w:w="0" w:type="dxa"/>
              <w:bottom w:w="0" w:type="dxa"/>
              <w:right w:w="0" w:type="dxa"/>
            </w:tcMar>
            <w:vAlign w:val="center"/>
            <w:tcPrChange w:id="683"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D4D4909"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roofErr w:type="spellEnd"/>
          </w:p>
        </w:tc>
        <w:tc>
          <w:tcPr>
            <w:tcW w:w="1080" w:type="dxa"/>
            <w:shd w:val="clear" w:color="auto" w:fill="FFFFFF"/>
            <w:tcMar>
              <w:top w:w="0" w:type="dxa"/>
              <w:left w:w="0" w:type="dxa"/>
              <w:bottom w:w="0" w:type="dxa"/>
              <w:right w:w="0" w:type="dxa"/>
            </w:tcMar>
            <w:vAlign w:val="center"/>
            <w:tcPrChange w:id="684"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8F7B0B1"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Change w:id="685"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14248A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shd w:val="clear" w:color="auto" w:fill="FFFFFF"/>
            <w:tcMar>
              <w:top w:w="0" w:type="dxa"/>
              <w:left w:w="0" w:type="dxa"/>
              <w:bottom w:w="0" w:type="dxa"/>
              <w:right w:w="0" w:type="dxa"/>
            </w:tcMar>
            <w:vAlign w:val="center"/>
            <w:tcPrChange w:id="686"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6E9D3AF"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shd w:val="clear" w:color="auto" w:fill="FFFFFF"/>
            <w:tcMar>
              <w:top w:w="0" w:type="dxa"/>
              <w:left w:w="0" w:type="dxa"/>
              <w:bottom w:w="0" w:type="dxa"/>
              <w:right w:w="0" w:type="dxa"/>
            </w:tcMar>
            <w:vAlign w:val="center"/>
            <w:tcPrChange w:id="687"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36AB01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shd w:val="clear" w:color="auto" w:fill="FFFFFF"/>
            <w:tcMar>
              <w:top w:w="0" w:type="dxa"/>
              <w:left w:w="0" w:type="dxa"/>
              <w:bottom w:w="0" w:type="dxa"/>
              <w:right w:w="0" w:type="dxa"/>
            </w:tcMar>
            <w:vAlign w:val="center"/>
            <w:tcPrChange w:id="688"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EF19806"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Change w:id="689"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5621730"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3623.25</w:t>
            </w:r>
          </w:p>
        </w:tc>
        <w:tc>
          <w:tcPr>
            <w:tcW w:w="1080" w:type="dxa"/>
            <w:shd w:val="clear" w:color="auto" w:fill="FFFFFF"/>
            <w:tcMar>
              <w:top w:w="0" w:type="dxa"/>
              <w:left w:w="0" w:type="dxa"/>
              <w:bottom w:w="0" w:type="dxa"/>
              <w:right w:w="0" w:type="dxa"/>
            </w:tcMar>
            <w:vAlign w:val="center"/>
            <w:tcPrChange w:id="690" w:author="Author">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F2073C3" w14:textId="77777777" w:rsidR="00AD7462" w:rsidRDefault="00AD7462" w:rsidP="003C22FF">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4622.64</w:t>
            </w:r>
          </w:p>
        </w:tc>
      </w:tr>
    </w:tbl>
    <w:p w14:paraId="2D42B9F1" w14:textId="77777777" w:rsidR="00AD7462" w:rsidRDefault="00AD7462" w:rsidP="003C22FF">
      <w:pPr>
        <w:pStyle w:val="BodyText"/>
      </w:pPr>
    </w:p>
    <w:p w14:paraId="73E4178F" w14:textId="77777777" w:rsidR="00AD7462" w:rsidRDefault="00AD7462" w:rsidP="003C22FF">
      <w:r>
        <w:br w:type="page"/>
      </w:r>
    </w:p>
    <w:tbl>
      <w:tblPr>
        <w:tblStyle w:val="Table"/>
        <w:tblW w:w="5000" w:type="pct"/>
        <w:tblLook w:val="0000" w:firstRow="0" w:lastRow="0" w:firstColumn="0" w:lastColumn="0" w:noHBand="0" w:noVBand="0"/>
      </w:tblPr>
      <w:tblGrid>
        <w:gridCol w:w="9360"/>
      </w:tblGrid>
      <w:tr w:rsidR="00AD7462" w14:paraId="0DDD2130" w14:textId="77777777" w:rsidTr="001B27B2">
        <w:tc>
          <w:tcPr>
            <w:tcW w:w="0" w:type="auto"/>
          </w:tcPr>
          <w:p w14:paraId="1068ADF5" w14:textId="77777777" w:rsidR="00AD7462" w:rsidRDefault="00AD7462" w:rsidP="003C22FF">
            <w:pPr>
              <w:jc w:val="center"/>
            </w:pPr>
            <w:r>
              <w:rPr>
                <w:noProof/>
              </w:rPr>
              <w:lastRenderedPageBreak/>
              <w:drawing>
                <wp:inline distT="0" distB="0" distL="0" distR="0" wp14:anchorId="1F5DBB4B" wp14:editId="69E6DCCC">
                  <wp:extent cx="5943600" cy="4278788"/>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output/figures/plot_age.png"/>
                          <pic:cNvPicPr>
                            <a:picLocks noChangeAspect="1" noChangeArrowheads="1"/>
                          </pic:cNvPicPr>
                        </pic:nvPicPr>
                        <pic:blipFill>
                          <a:blip r:embed="rId17"/>
                          <a:stretch>
                            <a:fillRect/>
                          </a:stretch>
                        </pic:blipFill>
                        <pic:spPr bwMode="auto">
                          <a:xfrm>
                            <a:off x="0" y="0"/>
                            <a:ext cx="5943600" cy="4278788"/>
                          </a:xfrm>
                          <a:prstGeom prst="rect">
                            <a:avLst/>
                          </a:prstGeom>
                          <a:noFill/>
                          <a:ln w="9525">
                            <a:noFill/>
                            <a:headEnd/>
                            <a:tailEnd/>
                          </a:ln>
                        </pic:spPr>
                      </pic:pic>
                    </a:graphicData>
                  </a:graphic>
                </wp:inline>
              </w:drawing>
            </w:r>
          </w:p>
          <w:p w14:paraId="1AE63DCA" w14:textId="77777777" w:rsidR="00AD7462" w:rsidRDefault="00AD7462" w:rsidP="003C22FF">
            <w:pPr>
              <w:pStyle w:val="ImageCaption"/>
              <w:spacing w:before="200"/>
            </w:pPr>
            <w:r>
              <w:t>Fig 3— Distribution of the age of the lizards by treatment and species</w:t>
            </w:r>
          </w:p>
        </w:tc>
      </w:tr>
      <w:bookmarkEnd w:id="506"/>
    </w:tbl>
    <w:p w14:paraId="774EE7C1" w14:textId="77777777" w:rsidR="00AD7462" w:rsidRDefault="00AD7462" w:rsidP="003C22FF"/>
    <w:p w14:paraId="18417E0E" w14:textId="77777777" w:rsidR="00B34DA5" w:rsidRDefault="00B34DA5" w:rsidP="00AB0994">
      <w:pPr>
        <w:pStyle w:val="FirstParagraph"/>
      </w:pPr>
    </w:p>
    <w:sectPr w:rsidR="00B34DA5"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736AA" w14:textId="77777777" w:rsidR="002110EC" w:rsidRDefault="002110EC">
      <w:pPr>
        <w:spacing w:after="0"/>
      </w:pPr>
      <w:r>
        <w:separator/>
      </w:r>
    </w:p>
  </w:endnote>
  <w:endnote w:type="continuationSeparator" w:id="0">
    <w:p w14:paraId="6E09D92F" w14:textId="77777777" w:rsidR="002110EC" w:rsidRDefault="002110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00CCB" w14:textId="77777777" w:rsidR="002110EC" w:rsidRDefault="002110EC">
      <w:r>
        <w:separator/>
      </w:r>
    </w:p>
  </w:footnote>
  <w:footnote w:type="continuationSeparator" w:id="0">
    <w:p w14:paraId="589FDCE0" w14:textId="77777777" w:rsidR="002110EC" w:rsidRDefault="00211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7293505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2DD"/>
    <w:rsid w:val="00022E0D"/>
    <w:rsid w:val="0003554C"/>
    <w:rsid w:val="000726C8"/>
    <w:rsid w:val="002110EC"/>
    <w:rsid w:val="00233995"/>
    <w:rsid w:val="002407CD"/>
    <w:rsid w:val="002428D1"/>
    <w:rsid w:val="00392AE6"/>
    <w:rsid w:val="003B1305"/>
    <w:rsid w:val="003C22FF"/>
    <w:rsid w:val="003F0376"/>
    <w:rsid w:val="004444CC"/>
    <w:rsid w:val="004971D4"/>
    <w:rsid w:val="004A62BA"/>
    <w:rsid w:val="004D7168"/>
    <w:rsid w:val="00562C8F"/>
    <w:rsid w:val="00565462"/>
    <w:rsid w:val="00571441"/>
    <w:rsid w:val="0057385B"/>
    <w:rsid w:val="005E3F71"/>
    <w:rsid w:val="006869CB"/>
    <w:rsid w:val="00692CEF"/>
    <w:rsid w:val="008129FD"/>
    <w:rsid w:val="008162CA"/>
    <w:rsid w:val="0085717A"/>
    <w:rsid w:val="008A72DD"/>
    <w:rsid w:val="008C5E98"/>
    <w:rsid w:val="008F001A"/>
    <w:rsid w:val="009078BA"/>
    <w:rsid w:val="0092722A"/>
    <w:rsid w:val="009B5E12"/>
    <w:rsid w:val="00A45E95"/>
    <w:rsid w:val="00A46AC9"/>
    <w:rsid w:val="00AB0994"/>
    <w:rsid w:val="00AD7462"/>
    <w:rsid w:val="00B34DA5"/>
    <w:rsid w:val="00BA2043"/>
    <w:rsid w:val="00BA5567"/>
    <w:rsid w:val="00CA1EF1"/>
    <w:rsid w:val="00D70CAF"/>
    <w:rsid w:val="00DB3195"/>
    <w:rsid w:val="00DD27D2"/>
    <w:rsid w:val="00DF4CF7"/>
    <w:rsid w:val="00E07246"/>
    <w:rsid w:val="00E505C4"/>
    <w:rsid w:val="00F407CA"/>
    <w:rsid w:val="00FB43AA"/>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92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paragraph" w:styleId="Revision">
    <w:name w:val="Revision"/>
    <w:hidden/>
    <w:semiHidden/>
    <w:rsid w:val="00444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642">
      <w:bodyDiv w:val="1"/>
      <w:marLeft w:val="0"/>
      <w:marRight w:val="0"/>
      <w:marTop w:val="0"/>
      <w:marBottom w:val="0"/>
      <w:divBdr>
        <w:top w:val="none" w:sz="0" w:space="0" w:color="auto"/>
        <w:left w:val="none" w:sz="0" w:space="0" w:color="auto"/>
        <w:bottom w:val="none" w:sz="0" w:space="0" w:color="auto"/>
        <w:right w:val="none" w:sz="0" w:space="0" w:color="auto"/>
      </w:divBdr>
      <w:divsChild>
        <w:div w:id="1265190750">
          <w:marLeft w:val="0"/>
          <w:marRight w:val="0"/>
          <w:marTop w:val="0"/>
          <w:marBottom w:val="0"/>
          <w:divBdr>
            <w:top w:val="none" w:sz="0" w:space="0" w:color="auto"/>
            <w:left w:val="none" w:sz="0" w:space="0" w:color="auto"/>
            <w:bottom w:val="none" w:sz="0" w:space="0" w:color="auto"/>
            <w:right w:val="none" w:sz="0" w:space="0" w:color="auto"/>
          </w:divBdr>
          <w:divsChild>
            <w:div w:id="10529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977">
      <w:bodyDiv w:val="1"/>
      <w:marLeft w:val="0"/>
      <w:marRight w:val="0"/>
      <w:marTop w:val="0"/>
      <w:marBottom w:val="0"/>
      <w:divBdr>
        <w:top w:val="none" w:sz="0" w:space="0" w:color="auto"/>
        <w:left w:val="none" w:sz="0" w:space="0" w:color="auto"/>
        <w:bottom w:val="none" w:sz="0" w:space="0" w:color="auto"/>
        <w:right w:val="none" w:sz="0" w:space="0" w:color="auto"/>
      </w:divBdr>
      <w:divsChild>
        <w:div w:id="1665550591">
          <w:marLeft w:val="0"/>
          <w:marRight w:val="0"/>
          <w:marTop w:val="0"/>
          <w:marBottom w:val="0"/>
          <w:divBdr>
            <w:top w:val="none" w:sz="0" w:space="0" w:color="auto"/>
            <w:left w:val="none" w:sz="0" w:space="0" w:color="auto"/>
            <w:bottom w:val="none" w:sz="0" w:space="0" w:color="auto"/>
            <w:right w:val="none" w:sz="0" w:space="0" w:color="auto"/>
          </w:divBdr>
          <w:divsChild>
            <w:div w:id="15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2251">
      <w:bodyDiv w:val="1"/>
      <w:marLeft w:val="0"/>
      <w:marRight w:val="0"/>
      <w:marTop w:val="0"/>
      <w:marBottom w:val="0"/>
      <w:divBdr>
        <w:top w:val="none" w:sz="0" w:space="0" w:color="auto"/>
        <w:left w:val="none" w:sz="0" w:space="0" w:color="auto"/>
        <w:bottom w:val="none" w:sz="0" w:space="0" w:color="auto"/>
        <w:right w:val="none" w:sz="0" w:space="0" w:color="auto"/>
      </w:divBdr>
      <w:divsChild>
        <w:div w:id="985741296">
          <w:marLeft w:val="0"/>
          <w:marRight w:val="0"/>
          <w:marTop w:val="0"/>
          <w:marBottom w:val="0"/>
          <w:divBdr>
            <w:top w:val="none" w:sz="0" w:space="0" w:color="auto"/>
            <w:left w:val="none" w:sz="0" w:space="0" w:color="auto"/>
            <w:bottom w:val="none" w:sz="0" w:space="0" w:color="auto"/>
            <w:right w:val="none" w:sz="0" w:space="0" w:color="auto"/>
          </w:divBdr>
          <w:divsChild>
            <w:div w:id="1949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4562">
      <w:bodyDiv w:val="1"/>
      <w:marLeft w:val="0"/>
      <w:marRight w:val="0"/>
      <w:marTop w:val="0"/>
      <w:marBottom w:val="0"/>
      <w:divBdr>
        <w:top w:val="none" w:sz="0" w:space="0" w:color="auto"/>
        <w:left w:val="none" w:sz="0" w:space="0" w:color="auto"/>
        <w:bottom w:val="none" w:sz="0" w:space="0" w:color="auto"/>
        <w:right w:val="none" w:sz="0" w:space="0" w:color="auto"/>
      </w:divBdr>
      <w:divsChild>
        <w:div w:id="775712276">
          <w:marLeft w:val="0"/>
          <w:marRight w:val="0"/>
          <w:marTop w:val="0"/>
          <w:marBottom w:val="0"/>
          <w:divBdr>
            <w:top w:val="none" w:sz="0" w:space="0" w:color="auto"/>
            <w:left w:val="none" w:sz="0" w:space="0" w:color="auto"/>
            <w:bottom w:val="none" w:sz="0" w:space="0" w:color="auto"/>
            <w:right w:val="none" w:sz="0" w:space="0" w:color="auto"/>
          </w:divBdr>
          <w:divsChild>
            <w:div w:id="14045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8458">
      <w:bodyDiv w:val="1"/>
      <w:marLeft w:val="0"/>
      <w:marRight w:val="0"/>
      <w:marTop w:val="0"/>
      <w:marBottom w:val="0"/>
      <w:divBdr>
        <w:top w:val="none" w:sz="0" w:space="0" w:color="auto"/>
        <w:left w:val="none" w:sz="0" w:space="0" w:color="auto"/>
        <w:bottom w:val="none" w:sz="0" w:space="0" w:color="auto"/>
        <w:right w:val="none" w:sz="0" w:space="0" w:color="auto"/>
      </w:divBdr>
      <w:divsChild>
        <w:div w:id="1313869198">
          <w:marLeft w:val="0"/>
          <w:marRight w:val="0"/>
          <w:marTop w:val="0"/>
          <w:marBottom w:val="0"/>
          <w:divBdr>
            <w:top w:val="none" w:sz="0" w:space="0" w:color="auto"/>
            <w:left w:val="none" w:sz="0" w:space="0" w:color="auto"/>
            <w:bottom w:val="none" w:sz="0" w:space="0" w:color="auto"/>
            <w:right w:val="none" w:sz="0" w:space="0" w:color="auto"/>
          </w:divBdr>
          <w:divsChild>
            <w:div w:id="9784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851">
      <w:bodyDiv w:val="1"/>
      <w:marLeft w:val="0"/>
      <w:marRight w:val="0"/>
      <w:marTop w:val="0"/>
      <w:marBottom w:val="0"/>
      <w:divBdr>
        <w:top w:val="none" w:sz="0" w:space="0" w:color="auto"/>
        <w:left w:val="none" w:sz="0" w:space="0" w:color="auto"/>
        <w:bottom w:val="none" w:sz="0" w:space="0" w:color="auto"/>
        <w:right w:val="none" w:sz="0" w:space="0" w:color="auto"/>
      </w:divBdr>
      <w:divsChild>
        <w:div w:id="20205524">
          <w:marLeft w:val="0"/>
          <w:marRight w:val="0"/>
          <w:marTop w:val="0"/>
          <w:marBottom w:val="0"/>
          <w:divBdr>
            <w:top w:val="none" w:sz="0" w:space="0" w:color="auto"/>
            <w:left w:val="none" w:sz="0" w:space="0" w:color="auto"/>
            <w:bottom w:val="none" w:sz="0" w:space="0" w:color="auto"/>
            <w:right w:val="none" w:sz="0" w:space="0" w:color="auto"/>
          </w:divBdr>
          <w:divsChild>
            <w:div w:id="1655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999">
      <w:bodyDiv w:val="1"/>
      <w:marLeft w:val="0"/>
      <w:marRight w:val="0"/>
      <w:marTop w:val="0"/>
      <w:marBottom w:val="0"/>
      <w:divBdr>
        <w:top w:val="none" w:sz="0" w:space="0" w:color="auto"/>
        <w:left w:val="none" w:sz="0" w:space="0" w:color="auto"/>
        <w:bottom w:val="none" w:sz="0" w:space="0" w:color="auto"/>
        <w:right w:val="none" w:sz="0" w:space="0" w:color="auto"/>
      </w:divBdr>
      <w:divsChild>
        <w:div w:id="1882553921">
          <w:marLeft w:val="0"/>
          <w:marRight w:val="0"/>
          <w:marTop w:val="0"/>
          <w:marBottom w:val="0"/>
          <w:divBdr>
            <w:top w:val="none" w:sz="0" w:space="0" w:color="auto"/>
            <w:left w:val="none" w:sz="0" w:space="0" w:color="auto"/>
            <w:bottom w:val="none" w:sz="0" w:space="0" w:color="auto"/>
            <w:right w:val="none" w:sz="0" w:space="0" w:color="auto"/>
          </w:divBdr>
          <w:divsChild>
            <w:div w:id="13297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6185">
      <w:bodyDiv w:val="1"/>
      <w:marLeft w:val="0"/>
      <w:marRight w:val="0"/>
      <w:marTop w:val="0"/>
      <w:marBottom w:val="0"/>
      <w:divBdr>
        <w:top w:val="none" w:sz="0" w:space="0" w:color="auto"/>
        <w:left w:val="none" w:sz="0" w:space="0" w:color="auto"/>
        <w:bottom w:val="none" w:sz="0" w:space="0" w:color="auto"/>
        <w:right w:val="none" w:sz="0" w:space="0" w:color="auto"/>
      </w:divBdr>
      <w:divsChild>
        <w:div w:id="1104497650">
          <w:marLeft w:val="0"/>
          <w:marRight w:val="0"/>
          <w:marTop w:val="0"/>
          <w:marBottom w:val="0"/>
          <w:divBdr>
            <w:top w:val="none" w:sz="0" w:space="0" w:color="auto"/>
            <w:left w:val="none" w:sz="0" w:space="0" w:color="auto"/>
            <w:bottom w:val="none" w:sz="0" w:space="0" w:color="auto"/>
            <w:right w:val="none" w:sz="0" w:space="0" w:color="auto"/>
          </w:divBdr>
          <w:divsChild>
            <w:div w:id="14826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7789">
      <w:bodyDiv w:val="1"/>
      <w:marLeft w:val="0"/>
      <w:marRight w:val="0"/>
      <w:marTop w:val="0"/>
      <w:marBottom w:val="0"/>
      <w:divBdr>
        <w:top w:val="none" w:sz="0" w:space="0" w:color="auto"/>
        <w:left w:val="none" w:sz="0" w:space="0" w:color="auto"/>
        <w:bottom w:val="none" w:sz="0" w:space="0" w:color="auto"/>
        <w:right w:val="none" w:sz="0" w:space="0" w:color="auto"/>
      </w:divBdr>
      <w:divsChild>
        <w:div w:id="1109009041">
          <w:marLeft w:val="0"/>
          <w:marRight w:val="0"/>
          <w:marTop w:val="0"/>
          <w:marBottom w:val="0"/>
          <w:divBdr>
            <w:top w:val="none" w:sz="0" w:space="0" w:color="auto"/>
            <w:left w:val="none" w:sz="0" w:space="0" w:color="auto"/>
            <w:bottom w:val="none" w:sz="0" w:space="0" w:color="auto"/>
            <w:right w:val="none" w:sz="0" w:space="0" w:color="auto"/>
          </w:divBdr>
          <w:divsChild>
            <w:div w:id="19194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7638">
      <w:bodyDiv w:val="1"/>
      <w:marLeft w:val="0"/>
      <w:marRight w:val="0"/>
      <w:marTop w:val="0"/>
      <w:marBottom w:val="0"/>
      <w:divBdr>
        <w:top w:val="none" w:sz="0" w:space="0" w:color="auto"/>
        <w:left w:val="none" w:sz="0" w:space="0" w:color="auto"/>
        <w:bottom w:val="none" w:sz="0" w:space="0" w:color="auto"/>
        <w:right w:val="none" w:sz="0" w:space="0" w:color="auto"/>
      </w:divBdr>
      <w:divsChild>
        <w:div w:id="14619163">
          <w:marLeft w:val="0"/>
          <w:marRight w:val="0"/>
          <w:marTop w:val="0"/>
          <w:marBottom w:val="0"/>
          <w:divBdr>
            <w:top w:val="none" w:sz="0" w:space="0" w:color="auto"/>
            <w:left w:val="none" w:sz="0" w:space="0" w:color="auto"/>
            <w:bottom w:val="none" w:sz="0" w:space="0" w:color="auto"/>
            <w:right w:val="none" w:sz="0" w:space="0" w:color="auto"/>
          </w:divBdr>
          <w:divsChild>
            <w:div w:id="278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613">
      <w:bodyDiv w:val="1"/>
      <w:marLeft w:val="0"/>
      <w:marRight w:val="0"/>
      <w:marTop w:val="0"/>
      <w:marBottom w:val="0"/>
      <w:divBdr>
        <w:top w:val="none" w:sz="0" w:space="0" w:color="auto"/>
        <w:left w:val="none" w:sz="0" w:space="0" w:color="auto"/>
        <w:bottom w:val="none" w:sz="0" w:space="0" w:color="auto"/>
        <w:right w:val="none" w:sz="0" w:space="0" w:color="auto"/>
      </w:divBdr>
      <w:divsChild>
        <w:div w:id="357852932">
          <w:marLeft w:val="0"/>
          <w:marRight w:val="0"/>
          <w:marTop w:val="0"/>
          <w:marBottom w:val="0"/>
          <w:divBdr>
            <w:top w:val="none" w:sz="0" w:space="0" w:color="auto"/>
            <w:left w:val="none" w:sz="0" w:space="0" w:color="auto"/>
            <w:bottom w:val="none" w:sz="0" w:space="0" w:color="auto"/>
            <w:right w:val="none" w:sz="0" w:space="0" w:color="auto"/>
          </w:divBdr>
          <w:divsChild>
            <w:div w:id="870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42053">
      <w:bodyDiv w:val="1"/>
      <w:marLeft w:val="0"/>
      <w:marRight w:val="0"/>
      <w:marTop w:val="0"/>
      <w:marBottom w:val="0"/>
      <w:divBdr>
        <w:top w:val="none" w:sz="0" w:space="0" w:color="auto"/>
        <w:left w:val="none" w:sz="0" w:space="0" w:color="auto"/>
        <w:bottom w:val="none" w:sz="0" w:space="0" w:color="auto"/>
        <w:right w:val="none" w:sz="0" w:space="0" w:color="auto"/>
      </w:divBdr>
      <w:divsChild>
        <w:div w:id="1519659606">
          <w:marLeft w:val="0"/>
          <w:marRight w:val="0"/>
          <w:marTop w:val="0"/>
          <w:marBottom w:val="0"/>
          <w:divBdr>
            <w:top w:val="none" w:sz="0" w:space="0" w:color="auto"/>
            <w:left w:val="none" w:sz="0" w:space="0" w:color="auto"/>
            <w:bottom w:val="none" w:sz="0" w:space="0" w:color="auto"/>
            <w:right w:val="none" w:sz="0" w:space="0" w:color="auto"/>
          </w:divBdr>
          <w:divsChild>
            <w:div w:id="13936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8001">
      <w:bodyDiv w:val="1"/>
      <w:marLeft w:val="0"/>
      <w:marRight w:val="0"/>
      <w:marTop w:val="0"/>
      <w:marBottom w:val="0"/>
      <w:divBdr>
        <w:top w:val="none" w:sz="0" w:space="0" w:color="auto"/>
        <w:left w:val="none" w:sz="0" w:space="0" w:color="auto"/>
        <w:bottom w:val="none" w:sz="0" w:space="0" w:color="auto"/>
        <w:right w:val="none" w:sz="0" w:space="0" w:color="auto"/>
      </w:divBdr>
      <w:divsChild>
        <w:div w:id="1070619626">
          <w:marLeft w:val="0"/>
          <w:marRight w:val="0"/>
          <w:marTop w:val="0"/>
          <w:marBottom w:val="0"/>
          <w:divBdr>
            <w:top w:val="none" w:sz="0" w:space="0" w:color="auto"/>
            <w:left w:val="none" w:sz="0" w:space="0" w:color="auto"/>
            <w:bottom w:val="none" w:sz="0" w:space="0" w:color="auto"/>
            <w:right w:val="none" w:sz="0" w:space="0" w:color="auto"/>
          </w:divBdr>
          <w:divsChild>
            <w:div w:id="947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8084">
      <w:bodyDiv w:val="1"/>
      <w:marLeft w:val="0"/>
      <w:marRight w:val="0"/>
      <w:marTop w:val="0"/>
      <w:marBottom w:val="0"/>
      <w:divBdr>
        <w:top w:val="none" w:sz="0" w:space="0" w:color="auto"/>
        <w:left w:val="none" w:sz="0" w:space="0" w:color="auto"/>
        <w:bottom w:val="none" w:sz="0" w:space="0" w:color="auto"/>
        <w:right w:val="none" w:sz="0" w:space="0" w:color="auto"/>
      </w:divBdr>
      <w:divsChild>
        <w:div w:id="334960550">
          <w:marLeft w:val="0"/>
          <w:marRight w:val="0"/>
          <w:marTop w:val="0"/>
          <w:marBottom w:val="0"/>
          <w:divBdr>
            <w:top w:val="none" w:sz="0" w:space="0" w:color="auto"/>
            <w:left w:val="none" w:sz="0" w:space="0" w:color="auto"/>
            <w:bottom w:val="none" w:sz="0" w:space="0" w:color="auto"/>
            <w:right w:val="none" w:sz="0" w:space="0" w:color="auto"/>
          </w:divBdr>
          <w:divsChild>
            <w:div w:id="13106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6039">
      <w:bodyDiv w:val="1"/>
      <w:marLeft w:val="0"/>
      <w:marRight w:val="0"/>
      <w:marTop w:val="0"/>
      <w:marBottom w:val="0"/>
      <w:divBdr>
        <w:top w:val="none" w:sz="0" w:space="0" w:color="auto"/>
        <w:left w:val="none" w:sz="0" w:space="0" w:color="auto"/>
        <w:bottom w:val="none" w:sz="0" w:space="0" w:color="auto"/>
        <w:right w:val="none" w:sz="0" w:space="0" w:color="auto"/>
      </w:divBdr>
      <w:divsChild>
        <w:div w:id="1924996137">
          <w:marLeft w:val="0"/>
          <w:marRight w:val="0"/>
          <w:marTop w:val="0"/>
          <w:marBottom w:val="0"/>
          <w:divBdr>
            <w:top w:val="none" w:sz="0" w:space="0" w:color="auto"/>
            <w:left w:val="none" w:sz="0" w:space="0" w:color="auto"/>
            <w:bottom w:val="none" w:sz="0" w:space="0" w:color="auto"/>
            <w:right w:val="none" w:sz="0" w:space="0" w:color="auto"/>
          </w:divBdr>
          <w:divsChild>
            <w:div w:id="10287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815">
      <w:bodyDiv w:val="1"/>
      <w:marLeft w:val="0"/>
      <w:marRight w:val="0"/>
      <w:marTop w:val="0"/>
      <w:marBottom w:val="0"/>
      <w:divBdr>
        <w:top w:val="none" w:sz="0" w:space="0" w:color="auto"/>
        <w:left w:val="none" w:sz="0" w:space="0" w:color="auto"/>
        <w:bottom w:val="none" w:sz="0" w:space="0" w:color="auto"/>
        <w:right w:val="none" w:sz="0" w:space="0" w:color="auto"/>
      </w:divBdr>
      <w:divsChild>
        <w:div w:id="207030942">
          <w:marLeft w:val="0"/>
          <w:marRight w:val="0"/>
          <w:marTop w:val="0"/>
          <w:marBottom w:val="0"/>
          <w:divBdr>
            <w:top w:val="none" w:sz="0" w:space="0" w:color="auto"/>
            <w:left w:val="none" w:sz="0" w:space="0" w:color="auto"/>
            <w:bottom w:val="none" w:sz="0" w:space="0" w:color="auto"/>
            <w:right w:val="none" w:sz="0" w:space="0" w:color="auto"/>
          </w:divBdr>
          <w:divsChild>
            <w:div w:id="628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3112">
      <w:bodyDiv w:val="1"/>
      <w:marLeft w:val="0"/>
      <w:marRight w:val="0"/>
      <w:marTop w:val="0"/>
      <w:marBottom w:val="0"/>
      <w:divBdr>
        <w:top w:val="none" w:sz="0" w:space="0" w:color="auto"/>
        <w:left w:val="none" w:sz="0" w:space="0" w:color="auto"/>
        <w:bottom w:val="none" w:sz="0" w:space="0" w:color="auto"/>
        <w:right w:val="none" w:sz="0" w:space="0" w:color="auto"/>
      </w:divBdr>
      <w:divsChild>
        <w:div w:id="960957837">
          <w:marLeft w:val="0"/>
          <w:marRight w:val="0"/>
          <w:marTop w:val="0"/>
          <w:marBottom w:val="0"/>
          <w:divBdr>
            <w:top w:val="none" w:sz="0" w:space="0" w:color="auto"/>
            <w:left w:val="none" w:sz="0" w:space="0" w:color="auto"/>
            <w:bottom w:val="none" w:sz="0" w:space="0" w:color="auto"/>
            <w:right w:val="none" w:sz="0" w:space="0" w:color="auto"/>
          </w:divBdr>
          <w:divsChild>
            <w:div w:id="10972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722">
      <w:bodyDiv w:val="1"/>
      <w:marLeft w:val="0"/>
      <w:marRight w:val="0"/>
      <w:marTop w:val="0"/>
      <w:marBottom w:val="0"/>
      <w:divBdr>
        <w:top w:val="none" w:sz="0" w:space="0" w:color="auto"/>
        <w:left w:val="none" w:sz="0" w:space="0" w:color="auto"/>
        <w:bottom w:val="none" w:sz="0" w:space="0" w:color="auto"/>
        <w:right w:val="none" w:sz="0" w:space="0" w:color="auto"/>
      </w:divBdr>
      <w:divsChild>
        <w:div w:id="1584099562">
          <w:marLeft w:val="0"/>
          <w:marRight w:val="0"/>
          <w:marTop w:val="0"/>
          <w:marBottom w:val="0"/>
          <w:divBdr>
            <w:top w:val="none" w:sz="0" w:space="0" w:color="auto"/>
            <w:left w:val="none" w:sz="0" w:space="0" w:color="auto"/>
            <w:bottom w:val="none" w:sz="0" w:space="0" w:color="auto"/>
            <w:right w:val="none" w:sz="0" w:space="0" w:color="auto"/>
          </w:divBdr>
          <w:divsChild>
            <w:div w:id="10368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1483">
      <w:bodyDiv w:val="1"/>
      <w:marLeft w:val="0"/>
      <w:marRight w:val="0"/>
      <w:marTop w:val="0"/>
      <w:marBottom w:val="0"/>
      <w:divBdr>
        <w:top w:val="none" w:sz="0" w:space="0" w:color="auto"/>
        <w:left w:val="none" w:sz="0" w:space="0" w:color="auto"/>
        <w:bottom w:val="none" w:sz="0" w:space="0" w:color="auto"/>
        <w:right w:val="none" w:sz="0" w:space="0" w:color="auto"/>
      </w:divBdr>
      <w:divsChild>
        <w:div w:id="1839491819">
          <w:marLeft w:val="0"/>
          <w:marRight w:val="0"/>
          <w:marTop w:val="0"/>
          <w:marBottom w:val="0"/>
          <w:divBdr>
            <w:top w:val="none" w:sz="0" w:space="0" w:color="auto"/>
            <w:left w:val="none" w:sz="0" w:space="0" w:color="auto"/>
            <w:bottom w:val="none" w:sz="0" w:space="0" w:color="auto"/>
            <w:right w:val="none" w:sz="0" w:space="0" w:color="auto"/>
          </w:divBdr>
          <w:divsChild>
            <w:div w:id="12373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94">
      <w:bodyDiv w:val="1"/>
      <w:marLeft w:val="0"/>
      <w:marRight w:val="0"/>
      <w:marTop w:val="0"/>
      <w:marBottom w:val="0"/>
      <w:divBdr>
        <w:top w:val="none" w:sz="0" w:space="0" w:color="auto"/>
        <w:left w:val="none" w:sz="0" w:space="0" w:color="auto"/>
        <w:bottom w:val="none" w:sz="0" w:space="0" w:color="auto"/>
        <w:right w:val="none" w:sz="0" w:space="0" w:color="auto"/>
      </w:divBdr>
      <w:divsChild>
        <w:div w:id="533419420">
          <w:marLeft w:val="0"/>
          <w:marRight w:val="0"/>
          <w:marTop w:val="0"/>
          <w:marBottom w:val="0"/>
          <w:divBdr>
            <w:top w:val="none" w:sz="0" w:space="0" w:color="auto"/>
            <w:left w:val="none" w:sz="0" w:space="0" w:color="auto"/>
            <w:bottom w:val="none" w:sz="0" w:space="0" w:color="auto"/>
            <w:right w:val="none" w:sz="0" w:space="0" w:color="auto"/>
          </w:divBdr>
          <w:divsChild>
            <w:div w:id="10799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997">
      <w:bodyDiv w:val="1"/>
      <w:marLeft w:val="0"/>
      <w:marRight w:val="0"/>
      <w:marTop w:val="0"/>
      <w:marBottom w:val="0"/>
      <w:divBdr>
        <w:top w:val="none" w:sz="0" w:space="0" w:color="auto"/>
        <w:left w:val="none" w:sz="0" w:space="0" w:color="auto"/>
        <w:bottom w:val="none" w:sz="0" w:space="0" w:color="auto"/>
        <w:right w:val="none" w:sz="0" w:space="0" w:color="auto"/>
      </w:divBdr>
      <w:divsChild>
        <w:div w:id="365526975">
          <w:marLeft w:val="0"/>
          <w:marRight w:val="0"/>
          <w:marTop w:val="0"/>
          <w:marBottom w:val="0"/>
          <w:divBdr>
            <w:top w:val="none" w:sz="0" w:space="0" w:color="auto"/>
            <w:left w:val="none" w:sz="0" w:space="0" w:color="auto"/>
            <w:bottom w:val="none" w:sz="0" w:space="0" w:color="auto"/>
            <w:right w:val="none" w:sz="0" w:space="0" w:color="auto"/>
          </w:divBdr>
          <w:divsChild>
            <w:div w:id="71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670">
      <w:bodyDiv w:val="1"/>
      <w:marLeft w:val="0"/>
      <w:marRight w:val="0"/>
      <w:marTop w:val="0"/>
      <w:marBottom w:val="0"/>
      <w:divBdr>
        <w:top w:val="none" w:sz="0" w:space="0" w:color="auto"/>
        <w:left w:val="none" w:sz="0" w:space="0" w:color="auto"/>
        <w:bottom w:val="none" w:sz="0" w:space="0" w:color="auto"/>
        <w:right w:val="none" w:sz="0" w:space="0" w:color="auto"/>
      </w:divBdr>
      <w:divsChild>
        <w:div w:id="962812090">
          <w:marLeft w:val="0"/>
          <w:marRight w:val="0"/>
          <w:marTop w:val="0"/>
          <w:marBottom w:val="0"/>
          <w:divBdr>
            <w:top w:val="none" w:sz="0" w:space="0" w:color="auto"/>
            <w:left w:val="none" w:sz="0" w:space="0" w:color="auto"/>
            <w:bottom w:val="none" w:sz="0" w:space="0" w:color="auto"/>
            <w:right w:val="none" w:sz="0" w:space="0" w:color="auto"/>
          </w:divBdr>
          <w:divsChild>
            <w:div w:id="1841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745">
      <w:bodyDiv w:val="1"/>
      <w:marLeft w:val="0"/>
      <w:marRight w:val="0"/>
      <w:marTop w:val="0"/>
      <w:marBottom w:val="0"/>
      <w:divBdr>
        <w:top w:val="none" w:sz="0" w:space="0" w:color="auto"/>
        <w:left w:val="none" w:sz="0" w:space="0" w:color="auto"/>
        <w:bottom w:val="none" w:sz="0" w:space="0" w:color="auto"/>
        <w:right w:val="none" w:sz="0" w:space="0" w:color="auto"/>
      </w:divBdr>
      <w:divsChild>
        <w:div w:id="744451606">
          <w:marLeft w:val="0"/>
          <w:marRight w:val="0"/>
          <w:marTop w:val="0"/>
          <w:marBottom w:val="0"/>
          <w:divBdr>
            <w:top w:val="none" w:sz="0" w:space="0" w:color="auto"/>
            <w:left w:val="none" w:sz="0" w:space="0" w:color="auto"/>
            <w:bottom w:val="none" w:sz="0" w:space="0" w:color="auto"/>
            <w:right w:val="none" w:sz="0" w:space="0" w:color="auto"/>
          </w:divBdr>
          <w:divsChild>
            <w:div w:id="13585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2819">
      <w:bodyDiv w:val="1"/>
      <w:marLeft w:val="0"/>
      <w:marRight w:val="0"/>
      <w:marTop w:val="0"/>
      <w:marBottom w:val="0"/>
      <w:divBdr>
        <w:top w:val="none" w:sz="0" w:space="0" w:color="auto"/>
        <w:left w:val="none" w:sz="0" w:space="0" w:color="auto"/>
        <w:bottom w:val="none" w:sz="0" w:space="0" w:color="auto"/>
        <w:right w:val="none" w:sz="0" w:space="0" w:color="auto"/>
      </w:divBdr>
      <w:divsChild>
        <w:div w:id="127289365">
          <w:marLeft w:val="0"/>
          <w:marRight w:val="0"/>
          <w:marTop w:val="0"/>
          <w:marBottom w:val="0"/>
          <w:divBdr>
            <w:top w:val="none" w:sz="0" w:space="0" w:color="auto"/>
            <w:left w:val="none" w:sz="0" w:space="0" w:color="auto"/>
            <w:bottom w:val="none" w:sz="0" w:space="0" w:color="auto"/>
            <w:right w:val="none" w:sz="0" w:space="0" w:color="auto"/>
          </w:divBdr>
          <w:divsChild>
            <w:div w:id="21196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2661">
      <w:bodyDiv w:val="1"/>
      <w:marLeft w:val="0"/>
      <w:marRight w:val="0"/>
      <w:marTop w:val="0"/>
      <w:marBottom w:val="0"/>
      <w:divBdr>
        <w:top w:val="none" w:sz="0" w:space="0" w:color="auto"/>
        <w:left w:val="none" w:sz="0" w:space="0" w:color="auto"/>
        <w:bottom w:val="none" w:sz="0" w:space="0" w:color="auto"/>
        <w:right w:val="none" w:sz="0" w:space="0" w:color="auto"/>
      </w:divBdr>
      <w:divsChild>
        <w:div w:id="504637035">
          <w:marLeft w:val="0"/>
          <w:marRight w:val="0"/>
          <w:marTop w:val="0"/>
          <w:marBottom w:val="0"/>
          <w:divBdr>
            <w:top w:val="none" w:sz="0" w:space="0" w:color="auto"/>
            <w:left w:val="none" w:sz="0" w:space="0" w:color="auto"/>
            <w:bottom w:val="none" w:sz="0" w:space="0" w:color="auto"/>
            <w:right w:val="none" w:sz="0" w:space="0" w:color="auto"/>
          </w:divBdr>
          <w:divsChild>
            <w:div w:id="3364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5996">
      <w:bodyDiv w:val="1"/>
      <w:marLeft w:val="0"/>
      <w:marRight w:val="0"/>
      <w:marTop w:val="0"/>
      <w:marBottom w:val="0"/>
      <w:divBdr>
        <w:top w:val="none" w:sz="0" w:space="0" w:color="auto"/>
        <w:left w:val="none" w:sz="0" w:space="0" w:color="auto"/>
        <w:bottom w:val="none" w:sz="0" w:space="0" w:color="auto"/>
        <w:right w:val="none" w:sz="0" w:space="0" w:color="auto"/>
      </w:divBdr>
      <w:divsChild>
        <w:div w:id="1229338504">
          <w:marLeft w:val="0"/>
          <w:marRight w:val="0"/>
          <w:marTop w:val="0"/>
          <w:marBottom w:val="0"/>
          <w:divBdr>
            <w:top w:val="none" w:sz="0" w:space="0" w:color="auto"/>
            <w:left w:val="none" w:sz="0" w:space="0" w:color="auto"/>
            <w:bottom w:val="none" w:sz="0" w:space="0" w:color="auto"/>
            <w:right w:val="none" w:sz="0" w:space="0" w:color="auto"/>
          </w:divBdr>
          <w:divsChild>
            <w:div w:id="3769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ablo-Recio/CORT_Temp_Behavioural_flexibility"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26</Pages>
  <Words>11370</Words>
  <Characters>64815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Early environmental conditions do not impact behavioural flexibility in an invasive and non-invasive lizard species</vt:lpstr>
    </vt:vector>
  </TitlesOfParts>
  <Company/>
  <LinksUpToDate>false</LinksUpToDate>
  <CharactersWithSpaces>76033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
  <cp:revision>23</cp:revision>
  <dcterms:created xsi:type="dcterms:W3CDTF">2024-06-04T21:20:00Z</dcterms:created>
  <dcterms:modified xsi:type="dcterms:W3CDTF">2024-10-31T01:59:00Z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